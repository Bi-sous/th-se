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8051DB" w14:textId="77777777" w:rsidR="00C95F07" w:rsidRDefault="00362405" w:rsidP="00C95F07">
      <w:pPr>
        <w:pStyle w:val="Titre"/>
        <w:rPr>
          <w:u w:val="single"/>
        </w:rPr>
      </w:pPr>
      <w:r w:rsidRPr="00362405">
        <w:rPr>
          <w:u w:val="single"/>
        </w:rPr>
        <w:t>CHAPITRE 1 : CARCTERISATION DU CANAL DE PROPAGATION RADIAELECTRIQUE EN REGION POLAIRE</w:t>
      </w:r>
    </w:p>
    <w:p w14:paraId="2FD11015" w14:textId="77777777" w:rsidR="00C95F07" w:rsidRDefault="00C95F07" w:rsidP="00362405">
      <w:pPr>
        <w:jc w:val="both"/>
      </w:pPr>
    </w:p>
    <w:p w14:paraId="0262C116" w14:textId="7019D096" w:rsidR="00362405" w:rsidRDefault="00362405" w:rsidP="00362405">
      <w:pPr>
        <w:jc w:val="both"/>
      </w:pPr>
      <w:r w:rsidRPr="00362405">
        <w:t xml:space="preserve">Le but de ce premier chapitre est d'introduire et de caractériser la propagation des ondes radio dans les régions polaires. Après avoir succinctement rappelé plusieurs notions relatives à la troposphère, nous décrivons les climats présents dans les régions polaires, en mettant en évidence leur impact sur la propagation des ondes radio. Plus spécifiquement, nous soulignons les particularités du climat polaire qui influencent </w:t>
      </w:r>
      <w:r w:rsidR="00197A53">
        <w:t xml:space="preserve">sur </w:t>
      </w:r>
      <w:r w:rsidRPr="00362405">
        <w:t>la propagation des ondes radio, telles que les température</w:t>
      </w:r>
      <w:r>
        <w:t>s très faibles</w:t>
      </w:r>
      <w:r w:rsidRPr="00362405">
        <w:t>,</w:t>
      </w:r>
      <w:r w:rsidR="00197A53">
        <w:t xml:space="preserve"> ou</w:t>
      </w:r>
      <w:r w:rsidRPr="00362405">
        <w:t xml:space="preserve"> que les caractéristiques de la vapeur d'eau, des nuages et des précipitations</w:t>
      </w:r>
      <w:r>
        <w:t xml:space="preserve"> propres à ces régions</w:t>
      </w:r>
      <w:r w:rsidRPr="00362405">
        <w:t xml:space="preserve">. Ensuite, nous examinons les modèles d'atténuation troposphérique existants </w:t>
      </w:r>
      <w:r w:rsidR="00197A53">
        <w:t>qu’ils soi</w:t>
      </w:r>
      <w:r w:rsidR="00BC4AB9">
        <w:t>e</w:t>
      </w:r>
      <w:r w:rsidR="00197A53">
        <w:t xml:space="preserve">nt </w:t>
      </w:r>
      <w:r w:rsidRPr="00362405">
        <w:t xml:space="preserve">dus aux gaz atmosphériques, aux nuages </w:t>
      </w:r>
      <w:r w:rsidR="00197A53">
        <w:t>ou</w:t>
      </w:r>
      <w:r w:rsidRPr="00362405">
        <w:t xml:space="preserve"> aux </w:t>
      </w:r>
      <w:r w:rsidR="00B80719">
        <w:t xml:space="preserve">hydrométéores </w:t>
      </w:r>
      <w:r w:rsidR="00BC4AB9">
        <w:t>susceptibles</w:t>
      </w:r>
      <w:r w:rsidR="00197A53">
        <w:t xml:space="preserve"> d’être </w:t>
      </w:r>
      <w:r w:rsidR="00B80719">
        <w:t>présents</w:t>
      </w:r>
      <w:r w:rsidRPr="00362405">
        <w:t xml:space="preserve"> dans les </w:t>
      </w:r>
      <w:r w:rsidR="00197A53">
        <w:t xml:space="preserve">zones avec </w:t>
      </w:r>
      <w:r w:rsidR="00BC4AB9">
        <w:t xml:space="preserve">une </w:t>
      </w:r>
      <w:r w:rsidR="00BC4AB9" w:rsidRPr="00362405">
        <w:t>climat</w:t>
      </w:r>
      <w:r w:rsidR="00BC4AB9">
        <w:t>ologie</w:t>
      </w:r>
      <w:r w:rsidR="00BC4AB9" w:rsidRPr="00362405">
        <w:t xml:space="preserve"> polaire</w:t>
      </w:r>
      <w:r w:rsidRPr="00362405">
        <w:t>, ainsi que leurs limites. Enfin, nous décrivons les différents types de données utilisés pour caractériser le canal de propagation et valider les modèles de propagation dans les régions polaires</w:t>
      </w:r>
      <w:r w:rsidR="00C25F7A">
        <w:t xml:space="preserve"> utilisées dans ce travail</w:t>
      </w:r>
      <w:r w:rsidRPr="00362405">
        <w:t>.</w:t>
      </w:r>
    </w:p>
    <w:p w14:paraId="21961919" w14:textId="77777777" w:rsidR="00C25F7A" w:rsidRDefault="00C25F7A" w:rsidP="00362405">
      <w:pPr>
        <w:jc w:val="both"/>
      </w:pPr>
    </w:p>
    <w:p w14:paraId="164D9F17" w14:textId="77777777" w:rsidR="00362405" w:rsidRPr="00362405" w:rsidRDefault="00362405" w:rsidP="00362405">
      <w:pPr>
        <w:pStyle w:val="Titre1"/>
        <w:rPr>
          <w:u w:val="single"/>
        </w:rPr>
      </w:pPr>
      <w:bookmarkStart w:id="0" w:name="_Toc147139624"/>
      <w:r w:rsidRPr="00A057D2">
        <w:rPr>
          <w:u w:val="single"/>
        </w:rPr>
        <w:t>1.1</w:t>
      </w:r>
      <w:r w:rsidRPr="00A057D2">
        <w:rPr>
          <w:u w:val="single"/>
        </w:rPr>
        <w:tab/>
      </w:r>
      <w:r w:rsidRPr="00362405">
        <w:rPr>
          <w:u w:val="single"/>
        </w:rPr>
        <w:t>Caractérisation des régions polaires</w:t>
      </w:r>
      <w:bookmarkEnd w:id="0"/>
    </w:p>
    <w:p w14:paraId="3ADCF904" w14:textId="77777777" w:rsidR="00362405" w:rsidRDefault="00362405" w:rsidP="00362405"/>
    <w:p w14:paraId="4A49E91E" w14:textId="5186302B" w:rsidR="00362405" w:rsidRDefault="00362405" w:rsidP="00362405">
      <w:pPr>
        <w:jc w:val="both"/>
      </w:pPr>
      <w:commentRangeStart w:id="1"/>
      <w:r w:rsidRPr="00362405">
        <w:t xml:space="preserve">Cette section décrit les principales spécificités des climats polaires et leur impact sur le canal de propagation des ondes radio. Après avoir introduit les notions de propagation troposphérique, la définition des régions polaires est rappelée. Ensuite, une description des climats observés dans ces régions est fournie. Un accent est mis sur le climat polaire et plus </w:t>
      </w:r>
      <w:r w:rsidR="00C91C88">
        <w:t>spécifiquement sur la région d</w:t>
      </w:r>
      <w:r w:rsidR="00BC4AB9">
        <w:t>u</w:t>
      </w:r>
      <w:r w:rsidR="00C91C88">
        <w:t xml:space="preserve"> Svalbard </w:t>
      </w:r>
      <w:r w:rsidRPr="00362405">
        <w:t>en</w:t>
      </w:r>
      <w:r w:rsidR="00C91C88">
        <w:t xml:space="preserve"> Norvège</w:t>
      </w:r>
      <w:r w:rsidRPr="00362405">
        <w:t>, avec une mise en avant de son impact sur la propagation des ondes radio.</w:t>
      </w:r>
      <w:commentRangeEnd w:id="1"/>
      <w:r w:rsidR="00197A53">
        <w:rPr>
          <w:rStyle w:val="Marquedecommentaire"/>
        </w:rPr>
        <w:commentReference w:id="1"/>
      </w:r>
    </w:p>
    <w:p w14:paraId="1080F580" w14:textId="77777777" w:rsidR="00C91C88" w:rsidRDefault="00C91C88" w:rsidP="00362405">
      <w:pPr>
        <w:jc w:val="both"/>
      </w:pPr>
    </w:p>
    <w:p w14:paraId="3E56DB8F" w14:textId="77777777" w:rsidR="00C91C88" w:rsidRDefault="00C91C88" w:rsidP="00C91C88">
      <w:pPr>
        <w:pStyle w:val="Titre2"/>
        <w:numPr>
          <w:ilvl w:val="2"/>
          <w:numId w:val="1"/>
        </w:numPr>
      </w:pPr>
      <w:bookmarkStart w:id="2" w:name="_Toc147139625"/>
      <w:r>
        <w:t>Climat polaire</w:t>
      </w:r>
      <w:bookmarkEnd w:id="2"/>
    </w:p>
    <w:p w14:paraId="2531CF4C" w14:textId="77777777" w:rsidR="00C91C88" w:rsidRDefault="00C91C88" w:rsidP="00C91C88"/>
    <w:p w14:paraId="02EA61FE" w14:textId="77777777" w:rsidR="00C91C88" w:rsidRDefault="00C91C88" w:rsidP="00C91C88">
      <w:pPr>
        <w:pStyle w:val="Titre3"/>
        <w:numPr>
          <w:ilvl w:val="3"/>
          <w:numId w:val="1"/>
        </w:numPr>
      </w:pPr>
      <w:bookmarkStart w:id="3" w:name="_Toc147139626"/>
      <w:commentRangeStart w:id="4"/>
      <w:r>
        <w:t>La troposphère</w:t>
      </w:r>
      <w:commentRangeEnd w:id="4"/>
      <w:r w:rsidR="00197A53">
        <w:rPr>
          <w:rStyle w:val="Marquedecommentaire"/>
          <w:rFonts w:asciiTheme="minorHAnsi" w:eastAsiaTheme="minorHAnsi" w:hAnsiTheme="minorHAnsi" w:cstheme="minorBidi"/>
          <w:color w:val="auto"/>
        </w:rPr>
        <w:commentReference w:id="4"/>
      </w:r>
      <w:bookmarkEnd w:id="3"/>
    </w:p>
    <w:p w14:paraId="74BDF668" w14:textId="77777777" w:rsidR="00C91C88" w:rsidRDefault="00C91C88" w:rsidP="00C91C88"/>
    <w:p w14:paraId="36A2E946" w14:textId="21D94B61" w:rsidR="00C91C88" w:rsidRDefault="00C91C88" w:rsidP="007B2444">
      <w:pPr>
        <w:jc w:val="both"/>
      </w:pPr>
      <w:r>
        <w:t xml:space="preserve">La troposphère est une couche de l'atmosphère terrestre qui est située juste au-dessus de la surface de la Terre. Elle est la région la plus proche </w:t>
      </w:r>
      <w:r w:rsidR="00B80719">
        <w:t>du sol</w:t>
      </w:r>
      <w:r>
        <w:t xml:space="preserve"> et où la plupart des </w:t>
      </w:r>
      <w:commentRangeStart w:id="5"/>
      <w:r>
        <w:t>phénomènes météorologiques se produisent</w:t>
      </w:r>
      <w:commentRangeEnd w:id="5"/>
      <w:r w:rsidR="00197A53">
        <w:rPr>
          <w:rStyle w:val="Marquedecommentaire"/>
        </w:rPr>
        <w:commentReference w:id="5"/>
      </w:r>
      <w:r>
        <w:t xml:space="preserve">. La troposphère s'étend depuis la surface de la Terre jusqu'à </w:t>
      </w:r>
      <w:commentRangeStart w:id="6"/>
      <w:r>
        <w:t>une altitud</w:t>
      </w:r>
      <w:commentRangeEnd w:id="6"/>
      <w:r w:rsidR="00197A53">
        <w:rPr>
          <w:rStyle w:val="Marquedecommentaire"/>
        </w:rPr>
        <w:commentReference w:id="6"/>
      </w:r>
      <w:r>
        <w:t>e</w:t>
      </w:r>
      <w:r w:rsidR="00197A53">
        <w:t xml:space="preserve"> </w:t>
      </w:r>
      <w:r>
        <w:t>qui varie en fonction de la région géographique et de la saison</w:t>
      </w:r>
      <w:r w:rsidR="007B2444">
        <w:t xml:space="preserve"> (maximum 8km d’altitude pour les zones polaires)</w:t>
      </w:r>
      <w:r>
        <w:t>.</w:t>
      </w:r>
    </w:p>
    <w:p w14:paraId="22DBE5CB" w14:textId="77777777" w:rsidR="00C91C88" w:rsidRDefault="00C91C88" w:rsidP="007B2444">
      <w:pPr>
        <w:jc w:val="both"/>
      </w:pPr>
      <w:commentRangeStart w:id="7"/>
      <w:r>
        <w:t>La caractéristique la plus distinctive de la troposphère est que la température diminue à mesure que l'on monte en altitude</w:t>
      </w:r>
      <w:commentRangeEnd w:id="7"/>
      <w:r w:rsidR="0061514C">
        <w:rPr>
          <w:rStyle w:val="Marquedecommentaire"/>
        </w:rPr>
        <w:commentReference w:id="7"/>
      </w:r>
      <w:r>
        <w:t xml:space="preserve">. Cette </w:t>
      </w:r>
      <w:commentRangeStart w:id="8"/>
      <w:r>
        <w:t xml:space="preserve">variation de température </w:t>
      </w:r>
      <w:commentRangeEnd w:id="8"/>
      <w:r w:rsidR="00850321">
        <w:rPr>
          <w:rStyle w:val="Marquedecommentaire"/>
        </w:rPr>
        <w:commentReference w:id="8"/>
      </w:r>
      <w:r>
        <w:t>est liée à la façon dont l'atmosphère interagit avec le rayonnement solaire et</w:t>
      </w:r>
      <w:r w:rsidR="007B2444">
        <w:t xml:space="preserve"> la chaleur émise par la Terre.</w:t>
      </w:r>
    </w:p>
    <w:p w14:paraId="690B5B89" w14:textId="77777777" w:rsidR="00C91C88" w:rsidRDefault="00C91C88" w:rsidP="007B2444">
      <w:pPr>
        <w:jc w:val="both"/>
      </w:pPr>
      <w:r>
        <w:t>La troposphère contient également la majeure partie de l'humidité atmosphérique</w:t>
      </w:r>
      <w:r w:rsidR="007B2444">
        <w:t xml:space="preserve"> (99% de l’eau de l’atmosphère s’y trouve)</w:t>
      </w:r>
      <w:r>
        <w:t xml:space="preserve">. En fait, la plupart des processus météorologiques tels que la formation des </w:t>
      </w:r>
      <w:r>
        <w:lastRenderedPageBreak/>
        <w:t>nuages, la pluie, la neige et les tempêtes se produisent dans cette couche.</w:t>
      </w:r>
      <w:r w:rsidR="007B2444">
        <w:t xml:space="preserve"> Cette présence d'eau est importante en termes de propagation des ondes radio, car l'eau, principalement à l'état d’hydrométéore, est le principal contributeur à l'atténuation troposphérique totale aux hautes fréquences.</w:t>
      </w:r>
    </w:p>
    <w:p w14:paraId="73C378D9" w14:textId="77777777" w:rsidR="007B2444" w:rsidRDefault="00C91C88" w:rsidP="007B2444">
      <w:pPr>
        <w:jc w:val="both"/>
      </w:pPr>
      <w:r>
        <w:t xml:space="preserve">En plus de la température et de l'humidité, la troposphère est également caractérisée par des mouvements d'air </w:t>
      </w:r>
      <w:commentRangeStart w:id="9"/>
      <w:r>
        <w:t>constants</w:t>
      </w:r>
      <w:commentRangeEnd w:id="9"/>
      <w:r w:rsidR="0061514C">
        <w:rPr>
          <w:rStyle w:val="Marquedecommentaire"/>
        </w:rPr>
        <w:commentReference w:id="9"/>
      </w:r>
      <w:r>
        <w:t xml:space="preserve">. Ces mouvements d'air, appelés courants atmosphériques, sont responsables de la circulation atmosphérique à grande échelle et influencent les modèles </w:t>
      </w:r>
      <w:r w:rsidR="007B2444">
        <w:t>météorologiques et climatiques.</w:t>
      </w:r>
    </w:p>
    <w:p w14:paraId="2D00141F" w14:textId="6416AF83" w:rsidR="007B2444" w:rsidRDefault="007B2444" w:rsidP="007B2444">
      <w:pPr>
        <w:jc w:val="both"/>
      </w:pPr>
      <w:r>
        <w:t xml:space="preserve">Au-dessus de la troposphère se trouve la tropopause, qui est une petite couche de transition avant la stratosphère, caractérisée notamment par son gradient de température inversé </w:t>
      </w:r>
      <w:commentRangeStart w:id="10"/>
      <w:r>
        <w:t xml:space="preserve">où la température augmente avec l'altitude. </w:t>
      </w:r>
      <w:commentRangeEnd w:id="10"/>
      <w:r w:rsidR="00850321">
        <w:rPr>
          <w:rStyle w:val="Marquedecommentaire"/>
        </w:rPr>
        <w:commentReference w:id="10"/>
      </w:r>
      <w:r>
        <w:t>En ce qui concerne l'ionosphère, l'atténuation qu'elle produit est négligeable aux fréquences qui nous intéressent (c'est-à-dire au-dessus de 10 GHz).</w:t>
      </w:r>
      <w:ins w:id="11" w:author="Queyrel Julien" w:date="2023-09-22T15:54:00Z">
        <w:r w:rsidR="00850321">
          <w:t xml:space="preserve"> mais…</w:t>
        </w:r>
      </w:ins>
    </w:p>
    <w:p w14:paraId="7710A354" w14:textId="77777777" w:rsidR="007B2444" w:rsidRPr="00C91C88" w:rsidRDefault="007B2444" w:rsidP="007B2444">
      <w:pPr>
        <w:jc w:val="both"/>
      </w:pPr>
      <w:commentRangeStart w:id="12"/>
      <w:r>
        <w:t>La section suivante définit les notions de régions polaires avant de décrire brièvement les différentes particularités du climat qui y est présent. Une mise en avant des archipels des Svalbard en Norvège est également présentée.</w:t>
      </w:r>
      <w:commentRangeEnd w:id="12"/>
      <w:r w:rsidR="00850321">
        <w:rPr>
          <w:rStyle w:val="Marquedecommentaire"/>
        </w:rPr>
        <w:commentReference w:id="12"/>
      </w:r>
    </w:p>
    <w:p w14:paraId="5456C4F3" w14:textId="33D94171" w:rsidR="00C91C88" w:rsidRDefault="00850321" w:rsidP="00C91C88">
      <w:pPr>
        <w:jc w:val="both"/>
      </w:pPr>
      <w:ins w:id="13" w:author="Queyrel Julien" w:date="2023-09-22T15:54:00Z">
        <w:r>
          <w:t>une de</w:t>
        </w:r>
      </w:ins>
      <w:ins w:id="14" w:author="Queyrel Julien" w:date="2023-09-22T15:55:00Z">
        <w:r>
          <w:t xml:space="preserve">mi page sur la tropo ça fait un peu juste je trouve </w:t>
        </w:r>
      </w:ins>
    </w:p>
    <w:p w14:paraId="1FCE8CCD" w14:textId="77777777" w:rsidR="009B7E27" w:rsidRDefault="009B7E27" w:rsidP="009B7E27">
      <w:pPr>
        <w:pStyle w:val="Titre3"/>
        <w:numPr>
          <w:ilvl w:val="3"/>
          <w:numId w:val="1"/>
        </w:numPr>
      </w:pPr>
      <w:bookmarkStart w:id="15" w:name="_Toc147139627"/>
      <w:r>
        <w:t>Définition et caractéristiques du climat polaire</w:t>
      </w:r>
      <w:bookmarkEnd w:id="15"/>
    </w:p>
    <w:p w14:paraId="51FC44E0" w14:textId="77777777" w:rsidR="009B7E27" w:rsidRDefault="009B7E27" w:rsidP="009B7E27"/>
    <w:p w14:paraId="55EB2C40" w14:textId="282D817C" w:rsidR="009B7E27" w:rsidRDefault="00711FCA" w:rsidP="009B7E27">
      <w:pPr>
        <w:jc w:val="both"/>
      </w:pPr>
      <w:r>
        <w:rPr>
          <w:noProof/>
          <w:lang w:val="en-US"/>
        </w:rPr>
        <mc:AlternateContent>
          <mc:Choice Requires="wps">
            <w:drawing>
              <wp:anchor distT="0" distB="0" distL="114300" distR="114300" simplePos="0" relativeHeight="251660288" behindDoc="0" locked="0" layoutInCell="1" allowOverlap="1" wp14:anchorId="6767F0BC" wp14:editId="198B5396">
                <wp:simplePos x="0" y="0"/>
                <wp:positionH relativeFrom="column">
                  <wp:posOffset>260985</wp:posOffset>
                </wp:positionH>
                <wp:positionV relativeFrom="paragraph">
                  <wp:posOffset>4327525</wp:posOffset>
                </wp:positionV>
                <wp:extent cx="523176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wps:spPr>
                      <wps:txbx>
                        <w:txbxContent>
                          <w:p w14:paraId="5E9345D8" w14:textId="77777777" w:rsidR="00BC4AB9" w:rsidRPr="002C6D5A" w:rsidRDefault="00BC4AB9" w:rsidP="00711FCA">
                            <w:pPr>
                              <w:pStyle w:val="Lgende"/>
                              <w:jc w:val="center"/>
                              <w:rPr>
                                <w:noProof/>
                              </w:rPr>
                            </w:pPr>
                            <w:r>
                              <w:t xml:space="preserve">Figure </w:t>
                            </w:r>
                            <w:fldSimple w:instr=" SEQ Figure \* ARABIC ">
                              <w:r>
                                <w:rPr>
                                  <w:noProof/>
                                </w:rPr>
                                <w:t>1</w:t>
                              </w:r>
                            </w:fldSimple>
                            <w:r>
                              <w:t xml:space="preserve">.1 - </w:t>
                            </w:r>
                            <w:r w:rsidRPr="005A4B2B">
                              <w:t>Carte du monde avec l</w:t>
                            </w:r>
                            <w:r>
                              <w:t>es</w:t>
                            </w:r>
                            <w:r w:rsidRPr="005A4B2B">
                              <w:t xml:space="preserve"> zone</w:t>
                            </w:r>
                            <w:r>
                              <w:t>s polaires</w:t>
                            </w:r>
                            <w:r w:rsidRPr="005A4B2B">
                              <w:t xml:space="preserve"> surlignée en rouge.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7F0BC" id="_x0000_t202" coordsize="21600,21600" o:spt="202" path="m,l,21600r21600,l21600,xe">
                <v:stroke joinstyle="miter"/>
                <v:path gradientshapeok="t" o:connecttype="rect"/>
              </v:shapetype>
              <v:shape id="Zone de texte 1" o:spid="_x0000_s1026" type="#_x0000_t202" style="position:absolute;left:0;text-align:left;margin-left:20.55pt;margin-top:340.75pt;width:41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" stroked="f">
                <v:textbox style="mso-fit-shape-to-text:t" inset="0,0,0,0">
                  <w:txbxContent>
                    <w:p w14:paraId="5E9345D8" w14:textId="77777777" w:rsidR="00BC4AB9" w:rsidRPr="002C6D5A" w:rsidRDefault="00BC4AB9" w:rsidP="00711FCA">
                      <w:pPr>
                        <w:pStyle w:val="Lgende"/>
                        <w:jc w:val="center"/>
                        <w:rPr>
                          <w:noProof/>
                        </w:rPr>
                      </w:pPr>
                      <w:r>
                        <w:t xml:space="preserve">Figure </w:t>
                      </w:r>
                      <w:fldSimple w:instr=" SEQ Figure \* ARABIC ">
                        <w:r>
                          <w:rPr>
                            <w:noProof/>
                          </w:rPr>
                          <w:t>1</w:t>
                        </w:r>
                      </w:fldSimple>
                      <w:r>
                        <w:t xml:space="preserve">.1 - </w:t>
                      </w:r>
                      <w:r w:rsidRPr="005A4B2B">
                        <w:t>Carte du monde avec l</w:t>
                      </w:r>
                      <w:r>
                        <w:t>es</w:t>
                      </w:r>
                      <w:r w:rsidRPr="005A4B2B">
                        <w:t xml:space="preserve"> zone</w:t>
                      </w:r>
                      <w:r>
                        <w:t>s polaires</w:t>
                      </w:r>
                      <w:r w:rsidRPr="005A4B2B">
                        <w:t xml:space="preserve"> surlignée en rouge.</w:t>
                      </w:r>
                    </w:p>
                  </w:txbxContent>
                </v:textbox>
                <w10:wrap type="topAndBottom"/>
              </v:shape>
            </w:pict>
          </mc:Fallback>
        </mc:AlternateContent>
      </w:r>
      <w:r>
        <w:rPr>
          <w:noProof/>
          <w:lang w:val="en-US"/>
        </w:rPr>
        <w:drawing>
          <wp:anchor distT="0" distB="0" distL="114300" distR="114300" simplePos="0" relativeHeight="251658240" behindDoc="0" locked="0" layoutInCell="1" allowOverlap="1" wp14:anchorId="11125B91" wp14:editId="084F7463">
            <wp:simplePos x="0" y="0"/>
            <wp:positionH relativeFrom="margin">
              <wp:align>center</wp:align>
            </wp:positionH>
            <wp:positionV relativeFrom="paragraph">
              <wp:posOffset>1350342</wp:posOffset>
            </wp:positionV>
            <wp:extent cx="5232004" cy="2920621"/>
            <wp:effectExtent l="0" t="0" r="6985" b="0"/>
            <wp:wrapTopAndBottom/>
            <wp:docPr id="2" name="Image 2" descr="zone glaciale — Wik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ne glaciale — Wiktionna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004" cy="2920621"/>
                    </a:xfrm>
                    <a:prstGeom prst="rect">
                      <a:avLst/>
                    </a:prstGeom>
                    <a:noFill/>
                    <a:ln>
                      <a:noFill/>
                    </a:ln>
                  </pic:spPr>
                </pic:pic>
              </a:graphicData>
            </a:graphic>
          </wp:anchor>
        </w:drawing>
      </w:r>
      <w:r w:rsidR="009B7E27">
        <w:t>Comme évoqué précédemment, en raison des conditions climatiques spécifiques à ces latitudes, les régions polaires exercent une influence significative sur la propagation des ondes radio à haute fréquence</w:t>
      </w:r>
      <w:ins w:id="16" w:author="Queyrel Julien" w:date="2023-09-22T15:55:00Z">
        <w:r w:rsidR="00850321">
          <w:t xml:space="preserve"> (ie )</w:t>
        </w:r>
      </w:ins>
      <w:r w:rsidR="009B7E27">
        <w:t xml:space="preserve">. Cependant, il convient d'éclaircir les termes et concepts associés avant de détailler les caractéristiques des climats polaires. Dans la langue courante, les régions polaires font généralement référence aux zones situées près des pôles géographiques. </w:t>
      </w:r>
      <w:r w:rsidR="00850321">
        <w:t>Du</w:t>
      </w:r>
      <w:r w:rsidR="009B7E27">
        <w:t xml:space="preserve"> point de vue de la météorologie et de la climatologie, cette délimitation géographique est insuffisante, car d'autres facteu</w:t>
      </w:r>
      <w:r w:rsidR="00D47BA1">
        <w:t>rs influencent le climat local.</w:t>
      </w:r>
    </w:p>
    <w:p w14:paraId="3A0D7C26" w14:textId="77777777" w:rsidR="006F118C" w:rsidRDefault="006F118C" w:rsidP="009B7E27">
      <w:pPr>
        <w:jc w:val="both"/>
      </w:pPr>
    </w:p>
    <w:p w14:paraId="3260A309" w14:textId="77777777" w:rsidR="009B7E27" w:rsidRDefault="009B7E27" w:rsidP="009B7E27">
      <w:pPr>
        <w:jc w:val="both"/>
      </w:pPr>
      <w:r>
        <w:lastRenderedPageBreak/>
        <w:t xml:space="preserve">Les climats polaires se distinguent par des températures extrêmement basses et des conditions météorologiques rigoureuses. Ces régions connaissent des variations saisonnières marquées, avec des hivers très froids et des étés relativement brefs et frais. Les précipitations sont généralement </w:t>
      </w:r>
      <w:r w:rsidR="00D47BA1">
        <w:t xml:space="preserve">plus fines mais </w:t>
      </w:r>
      <w:r w:rsidR="00C25F7A">
        <w:t>plus fréquentes</w:t>
      </w:r>
      <w:r>
        <w:t xml:space="preserve"> en raison de la faible capacité de l'air à retenir l'humidité à de telles températures. </w:t>
      </w:r>
      <w:commentRangeStart w:id="17"/>
      <w:r>
        <w:t>De plus, les régions polaires abritent d'importantes masses de glace, notamment des calot</w:t>
      </w:r>
      <w:r w:rsidR="00D47BA1">
        <w:t>tes glaciaires et des glaciers.</w:t>
      </w:r>
      <w:commentRangeEnd w:id="17"/>
      <w:r w:rsidR="00850321">
        <w:rPr>
          <w:rStyle w:val="Marquedecommentaire"/>
        </w:rPr>
        <w:commentReference w:id="17"/>
      </w:r>
    </w:p>
    <w:p w14:paraId="405B52F5" w14:textId="77777777" w:rsidR="009B7E27" w:rsidRDefault="009B7E27" w:rsidP="009B7E27">
      <w:pPr>
        <w:jc w:val="both"/>
      </w:pPr>
      <w:r>
        <w:t xml:space="preserve">En ce qui concerne la propagation des ondes radio, les conditions climatiques propres aux régions polaires peuvent avoir des effets significatifs. </w:t>
      </w:r>
      <w:commentRangeStart w:id="18"/>
      <w:r>
        <w:t>Par exemple, la densité de l'air plus faible due aux températures basses peut influencer la trajectoire des ondes radio en altérant la réfraction atmosphérique</w:t>
      </w:r>
      <w:r w:rsidR="00D47BA1">
        <w:t xml:space="preserve"> et cré</w:t>
      </w:r>
      <w:r w:rsidR="00B80719">
        <w:t>ant donc des trajets plus long afin</w:t>
      </w:r>
      <w:r w:rsidR="00D47BA1">
        <w:t xml:space="preserve"> </w:t>
      </w:r>
      <w:r w:rsidR="00B80719">
        <w:t>de traverser</w:t>
      </w:r>
      <w:r w:rsidR="00D47BA1">
        <w:t xml:space="preserve"> les différents gaz composant l’atmosphère.</w:t>
      </w:r>
      <w:commentRangeEnd w:id="18"/>
      <w:r w:rsidR="00962C07">
        <w:rPr>
          <w:rStyle w:val="Marquedecommentaire"/>
        </w:rPr>
        <w:commentReference w:id="18"/>
      </w:r>
      <w:r w:rsidR="00D47BA1">
        <w:t xml:space="preserve"> </w:t>
      </w:r>
      <w:commentRangeStart w:id="19"/>
      <w:r w:rsidR="00D47BA1">
        <w:t xml:space="preserve">De plus, la présence d’hydrométéores en phase simple (pluie, glace) où en phases mixte (neige humide) </w:t>
      </w:r>
      <w:r>
        <w:t>peut influencer la réflexion e</w:t>
      </w:r>
      <w:r w:rsidR="00D47BA1">
        <w:t>t la diffusion des ondes radio.</w:t>
      </w:r>
      <w:commentRangeEnd w:id="19"/>
      <w:r w:rsidR="00962C07">
        <w:rPr>
          <w:rStyle w:val="Marquedecommentaire"/>
        </w:rPr>
        <w:commentReference w:id="19"/>
      </w:r>
    </w:p>
    <w:p w14:paraId="0A8A4DCF" w14:textId="77777777" w:rsidR="009B7E27" w:rsidRDefault="009B7E27" w:rsidP="009B7E27">
      <w:pPr>
        <w:jc w:val="both"/>
      </w:pPr>
      <w:commentRangeStart w:id="20"/>
      <w:r>
        <w:t>Il est crucial de souligner que les climats polaires ne sont pas uniformes et peuvent varier en fonction de la localisation géographique, de l'altitude et d'autres facteurs locaux</w:t>
      </w:r>
      <w:commentRangeEnd w:id="20"/>
      <w:r w:rsidR="008C2578">
        <w:rPr>
          <w:rStyle w:val="Marquedecommentaire"/>
        </w:rPr>
        <w:commentReference w:id="20"/>
      </w:r>
      <w:r>
        <w:t>. La complexité des interactions entre les éléments climatiques dans les régions polaires contribue à la diversité des conditions de propagation des ondes radio.</w:t>
      </w:r>
      <w:r w:rsidR="00C25F7A">
        <w:t xml:space="preserve"> </w:t>
      </w:r>
    </w:p>
    <w:p w14:paraId="76D7B8A4" w14:textId="77777777" w:rsidR="00D47BA1" w:rsidRDefault="00D47BA1" w:rsidP="009B7E27">
      <w:pPr>
        <w:jc w:val="both"/>
      </w:pPr>
    </w:p>
    <w:p w14:paraId="4CD35F7E" w14:textId="77777777" w:rsidR="00D3654C" w:rsidRDefault="00110881" w:rsidP="00D3654C">
      <w:pPr>
        <w:pStyle w:val="Titre3"/>
        <w:numPr>
          <w:ilvl w:val="3"/>
          <w:numId w:val="1"/>
        </w:numPr>
      </w:pPr>
      <w:bookmarkStart w:id="21" w:name="_Toc147139628"/>
      <w:r>
        <w:t>Classification des climats polaires</w:t>
      </w:r>
      <w:bookmarkEnd w:id="21"/>
    </w:p>
    <w:p w14:paraId="64033E9C" w14:textId="77777777" w:rsidR="008B1033" w:rsidRDefault="008B1033" w:rsidP="008B1033"/>
    <w:p w14:paraId="6B85DEB4" w14:textId="77777777" w:rsidR="008B1033" w:rsidRDefault="008B1033" w:rsidP="008B1033">
      <w:pPr>
        <w:jc w:val="both"/>
      </w:pPr>
      <w:r>
        <w:t xml:space="preserve">L'étude des climats polaires est d’une importance cruciale dans la compréhension des régions les plus extrêmes de notre planète. Les climats polaires se caractérisent par des températures extrêmement froides et des conditions environnementales difficiles qui imposent des défis uniques pour la communication </w:t>
      </w:r>
      <w:commentRangeStart w:id="22"/>
      <w:r>
        <w:t>avec des personnes s’y rendant</w:t>
      </w:r>
      <w:commentRangeEnd w:id="22"/>
      <w:r w:rsidR="00331359">
        <w:rPr>
          <w:rStyle w:val="Marquedecommentaire"/>
        </w:rPr>
        <w:commentReference w:id="22"/>
      </w:r>
      <w:r>
        <w:t xml:space="preserve">. </w:t>
      </w:r>
      <w:commentRangeStart w:id="23"/>
      <w:r>
        <w:t>La classification des climats polaires joue un rôle essentiel dans la catégorisation de ces environnements inhospitaliers, ce qui permet une meilleure appréciation de leurs caractéristiques climatiques spécifiques</w:t>
      </w:r>
      <w:commentRangeEnd w:id="23"/>
      <w:r w:rsidR="00331359">
        <w:rPr>
          <w:rStyle w:val="Marquedecommentaire"/>
        </w:rPr>
        <w:commentReference w:id="23"/>
      </w:r>
      <w:r>
        <w:t>. Les climats polaires sont également sujets à diverses classifications basées sur des facteurs tels que les températures, les précipitations et les caractéristiques géographiques.</w:t>
      </w:r>
    </w:p>
    <w:p w14:paraId="09BD9F26" w14:textId="77777777" w:rsidR="008B1033" w:rsidRDefault="008B1033" w:rsidP="00661F01">
      <w:pPr>
        <w:jc w:val="both"/>
      </w:pPr>
      <w:r>
        <w:t>L'une des classifications les plus couramment utilisées pour les climats polaires est celle proposée par le système de classification climatique de Köppen</w:t>
      </w:r>
      <w:r w:rsidR="00C25F7A">
        <w:t xml:space="preserve"> </w:t>
      </w:r>
      <w:r w:rsidR="00C25F7A">
        <w:fldChar w:fldCharType="begin"/>
      </w:r>
      <w:r w:rsidR="00C25F7A">
        <w:instrText xml:space="preserve"> ADDIN ZOTERO_ITEM CSL_CITATION {"citationID":"3LqYrMwJ","properties":{"formattedCitation":"(Kottek et al., 2006)","plainCitation":"(Kottek et al., 2006)","noteIndex":0},"citationItems":[{"id":20,"uris":["http://zotero.org/users/local/n6fh7qN8/items/RVCVZAPR"],"itemData":{"id":20,"type":"article-journal","source":"Google Scholar","title":"World map of the Köppen-Geiger climate classification updated","author":[{"family":"Kottek","given":"Markus"},{"family":"Grieser","given":"Jürgen"},{"family":"Beck","given":"Christoph"},{"family":"Rudolf","given":"Bruno"},{"family":"Rubel","given":"Franz"}],"issued":{"date-parts":[["2006"]]}}}],"schema":"https://github.com/citation-style-language/schema/raw/master/csl-citation.json"} </w:instrText>
      </w:r>
      <w:r w:rsidR="00C25F7A">
        <w:fldChar w:fldCharType="separate"/>
      </w:r>
      <w:r w:rsidR="00C25F7A" w:rsidRPr="00C25F7A">
        <w:rPr>
          <w:rFonts w:ascii="Calibri" w:hAnsi="Calibri" w:cs="Calibri"/>
        </w:rPr>
        <w:t>(Kottek et al., 2006)</w:t>
      </w:r>
      <w:r w:rsidR="00C25F7A">
        <w:fldChar w:fldCharType="end"/>
      </w:r>
      <w:r>
        <w:t xml:space="preserve">. Cette classification permet de distinguer </w:t>
      </w:r>
      <w:r w:rsidR="00661F01">
        <w:t xml:space="preserve">36 </w:t>
      </w:r>
      <w:r>
        <w:t>différentes zones climatiques en fonction de leurs caractéristiques thermiques et hydriques</w:t>
      </w:r>
      <w:r w:rsidR="00661F01">
        <w:t xml:space="preserve"> (voir figure 1.2)</w:t>
      </w:r>
      <w:r>
        <w:t>. Appliquée aux climats polaires, cette classification permet de mieux appréhender la variabilité des conditions climatiques et de définir des catégories disti</w:t>
      </w:r>
      <w:r w:rsidR="00B80719">
        <w:t>nctes pour les régions polaires :</w:t>
      </w:r>
    </w:p>
    <w:p w14:paraId="4A8F1CBE" w14:textId="77777777" w:rsidR="008B1033" w:rsidRDefault="008B1033" w:rsidP="008B1033">
      <w:pPr>
        <w:pStyle w:val="Paragraphedeliste"/>
        <w:numPr>
          <w:ilvl w:val="0"/>
          <w:numId w:val="2"/>
        </w:numPr>
        <w:jc w:val="both"/>
      </w:pPr>
      <w:r w:rsidRPr="00661F01">
        <w:rPr>
          <w:u w:val="single"/>
        </w:rPr>
        <w:t>Cl</w:t>
      </w:r>
      <w:r w:rsidR="00661F01" w:rsidRPr="00661F01">
        <w:rPr>
          <w:u w:val="single"/>
        </w:rPr>
        <w:t>imat Polaire de Toundra (ET)</w:t>
      </w:r>
      <w:r w:rsidR="00661F01">
        <w:t xml:space="preserve"> : </w:t>
      </w:r>
      <w:r>
        <w:t>Le climat polaire de toundra se caractérise par des températures froides tout au long de l'année, avec des hivers rigoureux et des étés relativement frais. Les précipitations sont modérées, principalement sous forme de neige</w:t>
      </w:r>
      <w:r w:rsidR="00DD2C62">
        <w:t xml:space="preserve"> même si un peu de pluie survient</w:t>
      </w:r>
      <w:r>
        <w:t xml:space="preserve">, et la végétation est limitée à de petits arbustes, des mousses et des lichens. Ce climat est généralement observé dans les régions côtières polaires, telles que le nord de la Scandinavie, le nord de l'Amérique du Nord et certaines parties de l'Arctique. </w:t>
      </w:r>
    </w:p>
    <w:p w14:paraId="6F4E77BE" w14:textId="77777777" w:rsidR="008B1033" w:rsidRDefault="00661F01" w:rsidP="00327A78">
      <w:pPr>
        <w:pStyle w:val="Paragraphedeliste"/>
        <w:numPr>
          <w:ilvl w:val="0"/>
          <w:numId w:val="2"/>
        </w:numPr>
        <w:jc w:val="both"/>
      </w:pPr>
      <w:r w:rsidRPr="00661F01">
        <w:rPr>
          <w:u w:val="single"/>
        </w:rPr>
        <w:t>Climat Polaire de Glace (EF)</w:t>
      </w:r>
      <w:r>
        <w:t xml:space="preserve"> : </w:t>
      </w:r>
      <w:r w:rsidR="008B1033">
        <w:t xml:space="preserve">Le climat polaire de glace est marqué par des températures extrêmement froides tout au long de l'année, avec peu de variations saisonnières. Les précipitations sont très faibles, tombant généralement sous forme de neige, et la végétation est presque absente en raison des conditions climatiques </w:t>
      </w:r>
      <w:r w:rsidR="00DD2C62">
        <w:t>très rudes</w:t>
      </w:r>
      <w:r w:rsidR="008B1033">
        <w:t xml:space="preserve">. Ce climat est associé aux </w:t>
      </w:r>
      <w:r w:rsidR="008B1033">
        <w:lastRenderedPageBreak/>
        <w:t xml:space="preserve">vastes étendues de glace et de neige permanentes, caractéristiques des calottes glaciaires du Groenland et de l'Antarctique. </w:t>
      </w:r>
    </w:p>
    <w:p w14:paraId="3054A23F" w14:textId="77777777" w:rsidR="00661F01" w:rsidRDefault="00AE5F91" w:rsidP="00AE5F91">
      <w:pPr>
        <w:pStyle w:val="Paragraphedeliste"/>
        <w:numPr>
          <w:ilvl w:val="0"/>
          <w:numId w:val="2"/>
        </w:numPr>
        <w:jc w:val="both"/>
      </w:pPr>
      <w:r>
        <w:rPr>
          <w:noProof/>
          <w:lang w:val="en-US"/>
        </w:rPr>
        <w:drawing>
          <wp:anchor distT="0" distB="0" distL="114300" distR="114300" simplePos="0" relativeHeight="251661312" behindDoc="0" locked="0" layoutInCell="1" allowOverlap="1" wp14:anchorId="6B30C1F8" wp14:editId="488E364A">
            <wp:simplePos x="0" y="0"/>
            <wp:positionH relativeFrom="margin">
              <wp:align>right</wp:align>
            </wp:positionH>
            <wp:positionV relativeFrom="paragraph">
              <wp:posOffset>1634490</wp:posOffset>
            </wp:positionV>
            <wp:extent cx="5760720" cy="3786713"/>
            <wp:effectExtent l="0" t="0" r="0" b="4445"/>
            <wp:wrapTopAndBottom/>
            <wp:docPr id="3" name="Image 3" descr="Les climats du globe — Edu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climats du globe — Eduter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86713"/>
                    </a:xfrm>
                    <a:prstGeom prst="rect">
                      <a:avLst/>
                    </a:prstGeom>
                    <a:noFill/>
                    <a:ln>
                      <a:noFill/>
                    </a:ln>
                  </pic:spPr>
                </pic:pic>
              </a:graphicData>
            </a:graphic>
          </wp:anchor>
        </w:drawing>
      </w:r>
      <w:r w:rsidR="008B1033" w:rsidRPr="00661F01">
        <w:rPr>
          <w:u w:val="single"/>
        </w:rPr>
        <w:t>Cli</w:t>
      </w:r>
      <w:r w:rsidR="00661F01" w:rsidRPr="00661F01">
        <w:rPr>
          <w:u w:val="single"/>
        </w:rPr>
        <w:t>mat Polaire de Montagne (EH)</w:t>
      </w:r>
      <w:r w:rsidR="00661F01">
        <w:t xml:space="preserve"> : </w:t>
      </w:r>
      <w:r w:rsidR="008B1033">
        <w:t>Le climat polaire de montagne se caractérise par des températures froides tout au long de l'année, avec des variations en fonction de l'altitude. Les précipitations sont variables et tombent principalement sous forme de neige, en particulier à des altitudes élevées. La végétation est limitée et adaptée aux conditions froides et montagneuses. Ce climat est présent dans les régions de hautes montagnes polaires, telles que les chaînes de montagnes de l'Arctique et de l'Antarctique. L'exemple du climat polaire de montagne met en évidence les variations de température en fonction de l'altitude et leurs impacts sur la végétation et les conditions environnementales locales.</w:t>
      </w:r>
    </w:p>
    <w:p w14:paraId="39E105DB" w14:textId="77777777" w:rsidR="00110881" w:rsidRPr="00110881" w:rsidRDefault="00661F01" w:rsidP="00661F01">
      <w:pPr>
        <w:pStyle w:val="Lgende"/>
        <w:jc w:val="center"/>
      </w:pPr>
      <w:r>
        <w:t>Figure 1.2 - Système de classification du climat de Köppen</w:t>
      </w:r>
    </w:p>
    <w:p w14:paraId="08AA7A87" w14:textId="77777777" w:rsidR="00661F01" w:rsidRDefault="00661F01" w:rsidP="00661F01">
      <w:pPr>
        <w:jc w:val="both"/>
      </w:pPr>
      <w:r>
        <w:t>Les Svalbard, archipel situé dans l'océan Arctique entre la Norvège continentale et le pôle Nord</w:t>
      </w:r>
      <w:r w:rsidR="001D584B">
        <w:t xml:space="preserve"> (79°N, 17°E)</w:t>
      </w:r>
      <w:r>
        <w:t>, constituent un exemple frappant des climats polaires et illustrent la diversité des conditions rencontrées dans ces régions extrêmes. En appliquant la classification climatique de Köppen, nous pouvons mieux appréhender les caractéristiques climatiques uniques de cet archipel arctique.</w:t>
      </w:r>
    </w:p>
    <w:p w14:paraId="0F2B49F7" w14:textId="07C6A39B" w:rsidR="00661F01" w:rsidRDefault="00661F01" w:rsidP="00661F01">
      <w:pPr>
        <w:jc w:val="both"/>
      </w:pPr>
      <w:r>
        <w:t>Les Svalbard présentent principalement un climat polaire de toundra (ET). Les températures sont en moyenne</w:t>
      </w:r>
      <w:r w:rsidR="00F13B50">
        <w:t>s</w:t>
      </w:r>
      <w:r>
        <w:t xml:space="preserve"> froides tout au long de l'année, avec des hivers particulièrement rigoureux avec des température moyenne descendant bien en dessous de -20°C et des étés relativement frais</w:t>
      </w:r>
      <w:r w:rsidR="003B28F5">
        <w:t xml:space="preserve"> aux alentours de 5°C de moyenne</w:t>
      </w:r>
      <w:r>
        <w:t xml:space="preserve">. Les précipitations sont modérées, oscillant autour de </w:t>
      </w:r>
      <w:r w:rsidR="00E60BD2">
        <w:t>400</w:t>
      </w:r>
      <w:r>
        <w:t xml:space="preserve"> à </w:t>
      </w:r>
      <w:r w:rsidR="00E60BD2">
        <w:t>600</w:t>
      </w:r>
      <w:r>
        <w:t xml:space="preserve"> mm par an, principalement sous forme de neige</w:t>
      </w:r>
      <w:r w:rsidR="001D584B">
        <w:t xml:space="preserve"> </w:t>
      </w:r>
      <w:r w:rsidR="00DD2C62">
        <w:t>sèche en hiver</w:t>
      </w:r>
      <w:del w:id="24" w:author="Queyrel Julien" w:date="2023-09-22T16:14:00Z">
        <w:r w:rsidR="00DD2C62" w:rsidDel="00331359">
          <w:delText>s</w:delText>
        </w:r>
      </w:del>
      <w:r w:rsidR="00DD2C62">
        <w:t xml:space="preserve">, et de neige humide et </w:t>
      </w:r>
      <w:del w:id="25" w:author="Queyrel Julien" w:date="2023-09-22T16:14:00Z">
        <w:r w:rsidR="00DD2C62" w:rsidDel="00331359">
          <w:delText xml:space="preserve">de </w:delText>
        </w:r>
      </w:del>
      <w:r w:rsidR="00DD2C62">
        <w:t>pluie en été</w:t>
      </w:r>
      <w:r>
        <w:t>. Cette quantité de précipitations</w:t>
      </w:r>
      <w:r w:rsidR="001D584B">
        <w:t xml:space="preserve"> et leurs diverses variétés</w:t>
      </w:r>
      <w:r>
        <w:t xml:space="preserve">, associée à des </w:t>
      </w:r>
      <w:commentRangeStart w:id="26"/>
      <w:r>
        <w:t>températures basses</w:t>
      </w:r>
      <w:commentRangeEnd w:id="26"/>
      <w:r w:rsidR="00331359">
        <w:rPr>
          <w:rStyle w:val="Marquedecommentaire"/>
        </w:rPr>
        <w:commentReference w:id="26"/>
      </w:r>
      <w:r>
        <w:t>,</w:t>
      </w:r>
      <w:r w:rsidR="001D584B">
        <w:t xml:space="preserve"> sont des facteurs impactant pour la propagation des ondes radios.</w:t>
      </w:r>
    </w:p>
    <w:p w14:paraId="0AC12FB2" w14:textId="77777777" w:rsidR="00661F01" w:rsidRDefault="00661F01" w:rsidP="00661F01">
      <w:pPr>
        <w:jc w:val="both"/>
      </w:pPr>
      <w:r>
        <w:t xml:space="preserve">Un aspect notable des Svalbard est </w:t>
      </w:r>
      <w:commentRangeStart w:id="27"/>
      <w:r>
        <w:t>l'interaction unique entre la glace de mer et les climats locaux</w:t>
      </w:r>
      <w:commentRangeEnd w:id="27"/>
      <w:r w:rsidR="00331359">
        <w:rPr>
          <w:rStyle w:val="Marquedecommentaire"/>
        </w:rPr>
        <w:commentReference w:id="27"/>
      </w:r>
      <w:r>
        <w:t xml:space="preserve">. Les étendues de glace de mer en hiver exercent une influence significative sur les températures locales, modérant l'impact du froid arctique sur les terres environnantes. </w:t>
      </w:r>
      <w:commentRangeStart w:id="28"/>
      <w:r>
        <w:t xml:space="preserve">Cependant, la fonte estivale de la </w:t>
      </w:r>
      <w:r>
        <w:lastRenderedPageBreak/>
        <w:t>glace de mer peut engendrer des températures plus fraîches en raison de l'évaporation et de l'absorption de la chaleur latente.</w:t>
      </w:r>
      <w:commentRangeEnd w:id="28"/>
      <w:r w:rsidR="00331359">
        <w:rPr>
          <w:rStyle w:val="Marquedecommentaire"/>
        </w:rPr>
        <w:commentReference w:id="28"/>
      </w:r>
    </w:p>
    <w:p w14:paraId="304F8486" w14:textId="77777777" w:rsidR="00EC558E" w:rsidRDefault="00E60BD2" w:rsidP="00D3654C">
      <w:pPr>
        <w:jc w:val="both"/>
      </w:pPr>
      <w:r>
        <w:t xml:space="preserve">En </w:t>
      </w:r>
      <w:r w:rsidR="00D3654C">
        <w:t xml:space="preserve">raison de ses conditions climatiques extrêmes, les </w:t>
      </w:r>
      <w:r w:rsidR="00DD2C62">
        <w:t>zones polaires représentent</w:t>
      </w:r>
      <w:r w:rsidR="00D3654C">
        <w:t xml:space="preserve"> des défis uniques en matière d'infrastructures, de logistique et de communication. La compréhension du climat et de ses impacts est essentielle pour la vie et les activité</w:t>
      </w:r>
      <w:r w:rsidR="00CA267B">
        <w:t>s dans ces zones</w:t>
      </w:r>
      <w:r w:rsidR="00D3654C">
        <w:t>.</w:t>
      </w:r>
      <w:r w:rsidR="00DD2C62">
        <w:t xml:space="preserve"> La section suivante</w:t>
      </w:r>
      <w:r w:rsidR="00DD2C62" w:rsidRPr="00DD2C62">
        <w:t xml:space="preserve"> </w:t>
      </w:r>
      <w:r w:rsidR="00DD2C62">
        <w:t>met en évidence</w:t>
      </w:r>
      <w:r w:rsidR="00DD2C62" w:rsidRPr="00DD2C62">
        <w:t xml:space="preserve"> de quelle manière ces conditions pourraient influencer la propagation des ondes radio dans la troposphère</w:t>
      </w:r>
      <w:r w:rsidR="00DD2C62">
        <w:t xml:space="preserve"> polaire</w:t>
      </w:r>
      <w:r w:rsidR="00DD2C62" w:rsidRPr="00DD2C62">
        <w:t>.</w:t>
      </w:r>
    </w:p>
    <w:p w14:paraId="759BDFBE" w14:textId="77777777" w:rsidR="00EC558E" w:rsidRDefault="00EC558E" w:rsidP="00D3654C">
      <w:pPr>
        <w:jc w:val="both"/>
      </w:pPr>
    </w:p>
    <w:p w14:paraId="77E37EC5" w14:textId="77777777" w:rsidR="009B7E27" w:rsidRDefault="00EB780B" w:rsidP="00EB780B">
      <w:pPr>
        <w:pStyle w:val="Titre2"/>
        <w:numPr>
          <w:ilvl w:val="2"/>
          <w:numId w:val="1"/>
        </w:numPr>
        <w:jc w:val="both"/>
      </w:pPr>
      <w:bookmarkStart w:id="29" w:name="_Toc147139629"/>
      <w:r>
        <w:t xml:space="preserve">Impact des zones polaires </w:t>
      </w:r>
      <w:r w:rsidR="00EC558E">
        <w:t>sur la propagation radioélectrique dans la troposphère</w:t>
      </w:r>
      <w:bookmarkEnd w:id="29"/>
      <w:r w:rsidR="00D3654C">
        <w:br/>
      </w:r>
    </w:p>
    <w:p w14:paraId="6D834A6B" w14:textId="3E4119FA" w:rsidR="00EC558E" w:rsidRDefault="00EC558E" w:rsidP="00EB780B">
      <w:pPr>
        <w:jc w:val="both"/>
      </w:pPr>
      <w:r>
        <w:t xml:space="preserve">Comme mentionné dans la Section 1.1.1.1, la troposphère a un impact significatif sur la propagation des ondes radio, même </w:t>
      </w:r>
      <w:commentRangeStart w:id="30"/>
      <w:del w:id="31" w:author="Queyrel Julien" w:date="2023-09-22T16:16:00Z">
        <w:r w:rsidDel="008268F1">
          <w:delText xml:space="preserve">dans </w:delText>
        </w:r>
      </w:del>
      <w:ins w:id="32" w:author="Queyrel Julien" w:date="2023-09-22T16:16:00Z">
        <w:r w:rsidR="008268F1">
          <w:t xml:space="preserve">pour </w:t>
        </w:r>
      </w:ins>
      <w:r>
        <w:t>les climats polaires</w:t>
      </w:r>
      <w:commentRangeEnd w:id="30"/>
      <w:r w:rsidR="008268F1">
        <w:rPr>
          <w:rStyle w:val="Marquedecommentaire"/>
        </w:rPr>
        <w:commentReference w:id="30"/>
      </w:r>
      <w:r>
        <w:t>. En effet, les caractéristiques uniques de ces régions ont également des effets marqués sur la propagation des signaux radio. Dans cette section, nous allons examiner les particularités du climat polaire qui sont responsables des altérations subies par les signaux radio</w:t>
      </w:r>
      <w:r w:rsidR="00CA267B">
        <w:t>électriques</w:t>
      </w:r>
      <w:r>
        <w:t>.</w:t>
      </w:r>
    </w:p>
    <w:p w14:paraId="60CAD8A4" w14:textId="77777777" w:rsidR="007E48A6" w:rsidRDefault="00F13B50" w:rsidP="00EB780B">
      <w:pPr>
        <w:jc w:val="both"/>
      </w:pPr>
      <w:r>
        <w:rPr>
          <w:noProof/>
          <w:lang w:val="en-US"/>
        </w:rPr>
        <mc:AlternateContent>
          <mc:Choice Requires="wps">
            <w:drawing>
              <wp:anchor distT="0" distB="0" distL="114300" distR="114300" simplePos="0" relativeHeight="251667456" behindDoc="0" locked="0" layoutInCell="1" allowOverlap="1" wp14:anchorId="12C57DA4" wp14:editId="3D71BE5E">
                <wp:simplePos x="0" y="0"/>
                <wp:positionH relativeFrom="margin">
                  <wp:align>center</wp:align>
                </wp:positionH>
                <wp:positionV relativeFrom="paragraph">
                  <wp:posOffset>3790950</wp:posOffset>
                </wp:positionV>
                <wp:extent cx="4584065" cy="299720"/>
                <wp:effectExtent l="0" t="0" r="6985" b="5080"/>
                <wp:wrapTopAndBottom/>
                <wp:docPr id="7" name="Zone de texte 7"/>
                <wp:cNvGraphicFramePr/>
                <a:graphic xmlns:a="http://schemas.openxmlformats.org/drawingml/2006/main">
                  <a:graphicData uri="http://schemas.microsoft.com/office/word/2010/wordprocessingShape">
                    <wps:wsp>
                      <wps:cNvSpPr txBox="1"/>
                      <wps:spPr>
                        <a:xfrm>
                          <a:off x="0" y="0"/>
                          <a:ext cx="4584065" cy="299720"/>
                        </a:xfrm>
                        <a:prstGeom prst="rect">
                          <a:avLst/>
                        </a:prstGeom>
                        <a:solidFill>
                          <a:prstClr val="white"/>
                        </a:solidFill>
                        <a:ln>
                          <a:noFill/>
                        </a:ln>
                      </wps:spPr>
                      <wps:txbx>
                        <w:txbxContent>
                          <w:p w14:paraId="26E3F352" w14:textId="77777777" w:rsidR="00BC4AB9" w:rsidRPr="00600B69" w:rsidRDefault="00BC4AB9" w:rsidP="007E48A6">
                            <w:pPr>
                              <w:pStyle w:val="Lgende"/>
                              <w:jc w:val="center"/>
                              <w:rPr>
                                <w:noProof/>
                              </w:rPr>
                            </w:pPr>
                            <w:r>
                              <w:t>Figure 1.3 – Température moyenne et total des précipitations moyennes aux Svalbard, Norvège, pour la période de 1950 à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C57DA4" id="Zone de texte 7" o:spid="_x0000_s1027" type="#_x0000_t202" style="position:absolute;left:0;text-align:left;margin-left:0;margin-top:298.5pt;width:360.95pt;height:23.6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" stroked="f">
                <v:textbox inset="0,0,0,0">
                  <w:txbxContent>
                    <w:p w14:paraId="26E3F352" w14:textId="77777777" w:rsidR="00BC4AB9" w:rsidRPr="00600B69" w:rsidRDefault="00BC4AB9" w:rsidP="007E48A6">
                      <w:pPr>
                        <w:pStyle w:val="Lgende"/>
                        <w:jc w:val="center"/>
                        <w:rPr>
                          <w:noProof/>
                        </w:rPr>
                      </w:pPr>
                      <w:r>
                        <w:t>Figure 1.3 – Température moyenne et total des précipitations moyennes aux Svalbard, Norvège, pour la période de 1950 à 2022.</w:t>
                      </w:r>
                    </w:p>
                  </w:txbxContent>
                </v:textbox>
                <w10:wrap type="topAndBottom" anchorx="margin"/>
              </v:shape>
            </w:pict>
          </mc:Fallback>
        </mc:AlternateContent>
      </w:r>
      <w:r>
        <w:rPr>
          <w:noProof/>
          <w:lang w:val="en-US"/>
        </w:rPr>
        <w:drawing>
          <wp:anchor distT="0" distB="0" distL="114300" distR="114300" simplePos="0" relativeHeight="251665408" behindDoc="0" locked="0" layoutInCell="1" allowOverlap="1" wp14:anchorId="4FA0E20E" wp14:editId="6A0D1EFB">
            <wp:simplePos x="0" y="0"/>
            <wp:positionH relativeFrom="margin">
              <wp:align>center</wp:align>
            </wp:positionH>
            <wp:positionV relativeFrom="paragraph">
              <wp:posOffset>948055</wp:posOffset>
            </wp:positionV>
            <wp:extent cx="4584589" cy="2782957"/>
            <wp:effectExtent l="0" t="0" r="6985" b="1778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EC558E">
        <w:t>Les climats polaires, qu'ils soient arctiques ou antarctiques, se distinguent par leurs températures très froides et leurs conditions météorologiques extrêmes</w:t>
      </w:r>
      <w:r w:rsidR="00340929">
        <w:t xml:space="preserve"> (voir figure 1.3</w:t>
      </w:r>
      <w:r w:rsidR="00EB780B">
        <w:t>)</w:t>
      </w:r>
      <w:r w:rsidR="00EC558E">
        <w:t xml:space="preserve">. Les caractéristiques majeures de ces climats comprennent des températures </w:t>
      </w:r>
      <w:r w:rsidR="00CA267B">
        <w:t xml:space="preserve">très </w:t>
      </w:r>
      <w:r w:rsidR="00EB780B">
        <w:t xml:space="preserve">basses </w:t>
      </w:r>
      <w:r w:rsidR="00CA267B">
        <w:t>en hiver</w:t>
      </w:r>
      <w:del w:id="33" w:author="Queyrel Julien" w:date="2023-09-22T16:18:00Z">
        <w:r w:rsidR="00CA267B" w:rsidDel="008268F1">
          <w:delText>s</w:delText>
        </w:r>
      </w:del>
      <w:r w:rsidR="00CA267B">
        <w:t xml:space="preserve"> </w:t>
      </w:r>
      <w:r w:rsidR="00EB780B">
        <w:t>et</w:t>
      </w:r>
      <w:r w:rsidR="00CA267B">
        <w:t xml:space="preserve"> fraiches en été et</w:t>
      </w:r>
      <w:r w:rsidR="00EB780B">
        <w:t xml:space="preserve"> </w:t>
      </w:r>
      <w:r w:rsidR="00EC558E">
        <w:t xml:space="preserve">des précipitations </w:t>
      </w:r>
      <w:r w:rsidR="00CA267B">
        <w:t>diverses : pluie, neige sèche, neige humide...</w:t>
      </w:r>
      <w:r w:rsidR="00EC558E">
        <w:t>. Ces facteurs ont un impact significatif sur la propagation des ondes radio.</w:t>
      </w:r>
    </w:p>
    <w:p w14:paraId="60E5E976" w14:textId="77777777" w:rsidR="00EC558E" w:rsidRDefault="00EC558E" w:rsidP="00EB780B">
      <w:pPr>
        <w:jc w:val="both"/>
      </w:pPr>
      <w:r>
        <w:t xml:space="preserve">En raison des températures froides, la densité de l'air est généralement plus élevée dans les régions polaires. </w:t>
      </w:r>
      <w:commentRangeStart w:id="34"/>
      <w:r>
        <w:t>Cela peut influencer la réfraction des ondes radio, modifiant leur trajectoire et leur propagation</w:t>
      </w:r>
      <w:commentRangeEnd w:id="34"/>
      <w:r w:rsidR="008268F1">
        <w:rPr>
          <w:rStyle w:val="Marquedecommentaire"/>
        </w:rPr>
        <w:commentReference w:id="34"/>
      </w:r>
      <w:r>
        <w:t xml:space="preserve">. </w:t>
      </w:r>
    </w:p>
    <w:p w14:paraId="6F3A448F" w14:textId="77777777" w:rsidR="00EC558E" w:rsidRDefault="00EC558E" w:rsidP="00EB780B">
      <w:pPr>
        <w:jc w:val="both"/>
      </w:pPr>
      <w:r>
        <w:t xml:space="preserve">Les </w:t>
      </w:r>
      <w:r w:rsidR="00CA267B">
        <w:t xml:space="preserve">zones climatiques ET </w:t>
      </w:r>
      <w:r>
        <w:t xml:space="preserve">sont également sujettes à des conditions météorologiques changeantes, y compris des variations saisonnières marquées. Les étés polaires sont caractérisés par des journées prolongées où le soleil ne se couche presque pas, tandis que les hivers sont marqués par des nuits polaires </w:t>
      </w:r>
      <w:r w:rsidR="00CA267B">
        <w:t>étendues</w:t>
      </w:r>
      <w:r>
        <w:t xml:space="preserve"> avec peu de lumière solaire. Ces variations saisonnières extrêmes ont un impact </w:t>
      </w:r>
      <w:r>
        <w:lastRenderedPageBreak/>
        <w:t>direct sur la propagation des ondes radio, car elles influencent les conditions de réfraction et de propagation de l'atmosphère</w:t>
      </w:r>
      <w:r w:rsidR="00CA267B">
        <w:t xml:space="preserve"> ainsi que la nature des hydrométéores s’y trouvant</w:t>
      </w:r>
      <w:r>
        <w:t>.</w:t>
      </w:r>
    </w:p>
    <w:p w14:paraId="296502FC" w14:textId="77777777" w:rsidR="00EC558E" w:rsidRDefault="00EC558E" w:rsidP="00EB780B">
      <w:pPr>
        <w:jc w:val="both"/>
      </w:pPr>
      <w:r>
        <w:t xml:space="preserve">En ce qui concerne les précipitations, les régions polaires ont généralement des </w:t>
      </w:r>
      <w:r w:rsidR="00CA267B">
        <w:t>hydrométéores</w:t>
      </w:r>
      <w:r>
        <w:t xml:space="preserve"> principalement sous forme de neige</w:t>
      </w:r>
      <w:r w:rsidR="00EB780B">
        <w:t>, mais aussi de pluie</w:t>
      </w:r>
      <w:r w:rsidR="00CA267B">
        <w:t xml:space="preserve"> et/ou de glace</w:t>
      </w:r>
      <w:r>
        <w:t>.</w:t>
      </w:r>
      <w:r w:rsidR="00EB780B">
        <w:t xml:space="preserve"> L</w:t>
      </w:r>
      <w:r>
        <w:t>a présence de neige</w:t>
      </w:r>
      <w:r w:rsidR="00EB780B">
        <w:t>,</w:t>
      </w:r>
      <w:r>
        <w:t xml:space="preserve"> de glace </w:t>
      </w:r>
      <w:r w:rsidR="00EB780B">
        <w:t xml:space="preserve">et de pluie, </w:t>
      </w:r>
      <w:r>
        <w:t xml:space="preserve">peut influencer la propagation des ondes radio en </w:t>
      </w:r>
      <w:commentRangeStart w:id="35"/>
      <w:r>
        <w:t>réfléchissant ou en absorbant les signaux.</w:t>
      </w:r>
      <w:commentRangeEnd w:id="35"/>
      <w:r w:rsidR="008268F1">
        <w:rPr>
          <w:rStyle w:val="Marquedecommentaire"/>
        </w:rPr>
        <w:commentReference w:id="35"/>
      </w:r>
    </w:p>
    <w:p w14:paraId="233039B7" w14:textId="77777777" w:rsidR="00EC558E" w:rsidRDefault="00EC558E" w:rsidP="00CA267B">
      <w:pPr>
        <w:jc w:val="both"/>
      </w:pPr>
      <w:r>
        <w:t>Il est important de noter que l'effet global du climat polaire sur la propagation des ondes radio peut être complexe et peut varier en fonction de la saison, des conditions météorologiques spécifiques et de la localisation exacte. Les modèles de propagation radio</w:t>
      </w:r>
      <w:r w:rsidR="00CA267B">
        <w:t>électrique</w:t>
      </w:r>
      <w:r>
        <w:t xml:space="preserve"> utilisés dans d'autres régions doivent être adaptés pour tenir compte des caractéristique</w:t>
      </w:r>
      <w:r w:rsidR="00EB780B">
        <w:t>s uniques des régions polaires.</w:t>
      </w:r>
    </w:p>
    <w:p w14:paraId="0C22F5DA" w14:textId="39D4E92F" w:rsidR="00EB780B" w:rsidRPr="00EC558E" w:rsidRDefault="00EB780B" w:rsidP="00EB780B">
      <w:pPr>
        <w:jc w:val="both"/>
      </w:pPr>
      <w:r>
        <w:t>Enfin, en</w:t>
      </w:r>
      <w:r w:rsidRPr="00EB780B">
        <w:t xml:space="preserve"> raison de l'orbite terrestre et des contraintes géométriques associées, </w:t>
      </w:r>
      <w:commentRangeStart w:id="36"/>
      <w:r w:rsidR="004136E0">
        <w:t>les communications satellite en zones polaires se font à des élévations très faibles (quelques degrés tout au plus)</w:t>
      </w:r>
      <w:r w:rsidRPr="00EB780B">
        <w:t xml:space="preserve">. </w:t>
      </w:r>
      <w:commentRangeEnd w:id="36"/>
      <w:r w:rsidR="008268F1">
        <w:rPr>
          <w:rStyle w:val="Marquedecommentaire"/>
        </w:rPr>
        <w:commentReference w:id="36"/>
      </w:r>
      <w:r w:rsidRPr="00EB780B">
        <w:t xml:space="preserve">Cette </w:t>
      </w:r>
      <w:r w:rsidR="004136E0">
        <w:t>élévation</w:t>
      </w:r>
      <w:r w:rsidRPr="00EB780B">
        <w:t xml:space="preserve"> plus basse signifie que les signaux doivent traverser une plus grande partie de l'atmosphère terrestre avant d'atteindre leur destination, comparativement à des latitudes </w:t>
      </w:r>
      <w:r w:rsidR="00CC0197">
        <w:t>moins</w:t>
      </w:r>
      <w:r w:rsidR="00CC0197" w:rsidRPr="00EB780B">
        <w:t xml:space="preserve"> </w:t>
      </w:r>
      <w:r w:rsidR="008268F1">
        <w:rPr>
          <w:rStyle w:val="Marquedecommentaire"/>
        </w:rPr>
        <w:commentReference w:id="37"/>
      </w:r>
      <w:r w:rsidRPr="00EB780B">
        <w:t>élevées</w:t>
      </w:r>
      <w:r w:rsidR="00340929">
        <w:t xml:space="preserve"> (voir figure 1.4)</w:t>
      </w:r>
      <w:r w:rsidRPr="00EB780B">
        <w:t xml:space="preserve">. En conséquence, les trajets des signaux radio entre les stations terrestres et les satellites sont plus longs dans les régions polaires. Cette augmentation de la distance de propagation entraîne une atténuation accrue des signaux radio, car ils interagissent davantage avec les diverses composantes de l'atmosphère, telles que l'oxygène, la vapeur d'eau </w:t>
      </w:r>
      <w:r w:rsidR="00CA267B">
        <w:t xml:space="preserve">et </w:t>
      </w:r>
      <w:r w:rsidR="00340929">
        <w:t>les hydrométéores</w:t>
      </w:r>
      <w:r w:rsidRPr="00EB780B">
        <w:t xml:space="preserve">. Par conséquent, les liaisons de communication par satellite en zones polaires peuvent être plus sensibles à l'affaiblissement des signaux, ce qui peut avoir un impact sur la qualité et la fiabilité des communications. Les opérateurs de satellites et les concepteurs de systèmes de communication doivent prendre en compte ces facteurs spécifiques aux régions polaires lors de la </w:t>
      </w:r>
      <w:r w:rsidR="004136E0">
        <w:rPr>
          <w:noProof/>
          <w:lang w:val="en-US"/>
        </w:rPr>
        <w:drawing>
          <wp:anchor distT="0" distB="0" distL="114300" distR="114300" simplePos="0" relativeHeight="251662336" behindDoc="0" locked="0" layoutInCell="1" allowOverlap="1" wp14:anchorId="146A729B" wp14:editId="52BB5B9B">
            <wp:simplePos x="0" y="0"/>
            <wp:positionH relativeFrom="margin">
              <wp:align>center</wp:align>
            </wp:positionH>
            <wp:positionV relativeFrom="paragraph">
              <wp:posOffset>471644</wp:posOffset>
            </wp:positionV>
            <wp:extent cx="3676650" cy="27241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76650" cy="2724150"/>
                    </a:xfrm>
                    <a:prstGeom prst="rect">
                      <a:avLst/>
                    </a:prstGeom>
                  </pic:spPr>
                </pic:pic>
              </a:graphicData>
            </a:graphic>
          </wp:anchor>
        </w:drawing>
      </w:r>
      <w:r w:rsidRPr="00EB780B">
        <w:t xml:space="preserve">planification et de la mise en œuvre de réseaux de </w:t>
      </w:r>
      <w:r w:rsidR="004136E0">
        <w:rPr>
          <w:noProof/>
          <w:lang w:val="en-US"/>
        </w:rPr>
        <mc:AlternateContent>
          <mc:Choice Requires="wps">
            <w:drawing>
              <wp:anchor distT="0" distB="0" distL="114300" distR="114300" simplePos="0" relativeHeight="251664384" behindDoc="0" locked="0" layoutInCell="1" allowOverlap="1" wp14:anchorId="78B62518" wp14:editId="7EB9F71C">
                <wp:simplePos x="0" y="0"/>
                <wp:positionH relativeFrom="margin">
                  <wp:align>center</wp:align>
                </wp:positionH>
                <wp:positionV relativeFrom="paragraph">
                  <wp:posOffset>3195292</wp:posOffset>
                </wp:positionV>
                <wp:extent cx="535495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354955" cy="635"/>
                        </a:xfrm>
                        <a:prstGeom prst="rect">
                          <a:avLst/>
                        </a:prstGeom>
                        <a:solidFill>
                          <a:prstClr val="white"/>
                        </a:solidFill>
                        <a:ln>
                          <a:noFill/>
                        </a:ln>
                      </wps:spPr>
                      <wps:txbx>
                        <w:txbxContent>
                          <w:p w14:paraId="4E71F8D1" w14:textId="77777777" w:rsidR="00BC4AB9" w:rsidRPr="00F140F0" w:rsidRDefault="00BC4AB9" w:rsidP="004136E0">
                            <w:pPr>
                              <w:pStyle w:val="Lgende"/>
                              <w:jc w:val="center"/>
                            </w:pPr>
                            <w:r>
                              <w:t>Figure1.4 - Comparaison du trajet dans l'atmosphère pour des communications GEO (en rouge) et LEO (en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B62518" id="Zone de texte 5" o:spid="_x0000_s1028" type="#_x0000_t202" style="position:absolute;left:0;text-align:left;margin-left:0;margin-top:251.6pt;width:421.6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" stroked="f">
                <v:textbox style="mso-fit-shape-to-text:t" inset="0,0,0,0">
                  <w:txbxContent>
                    <w:p w14:paraId="4E71F8D1" w14:textId="77777777" w:rsidR="00BC4AB9" w:rsidRPr="00F140F0" w:rsidRDefault="00BC4AB9" w:rsidP="004136E0">
                      <w:pPr>
                        <w:pStyle w:val="Lgende"/>
                        <w:jc w:val="center"/>
                      </w:pPr>
                      <w:r>
                        <w:t>Figure1.4 - Comparaison du trajet dans l'atmosphère pour des communications GEO (en rouge) et LEO (en bleu)</w:t>
                      </w:r>
                    </w:p>
                  </w:txbxContent>
                </v:textbox>
                <w10:wrap type="topAndBottom" anchorx="margin"/>
              </v:shape>
            </w:pict>
          </mc:Fallback>
        </mc:AlternateContent>
      </w:r>
      <w:r w:rsidRPr="00EB780B">
        <w:t>communication satellitaire.</w:t>
      </w:r>
      <w:ins w:id="38" w:author="Queyrel Julien" w:date="2023-09-22T16:23:00Z">
        <w:r w:rsidR="008268F1">
          <w:t xml:space="preserve"> il faut parles aussi de : faible élév </w:t>
        </w:r>
        <w:r w:rsidR="008268F1">
          <w:sym w:font="Wingdings" w:char="F0E0"/>
        </w:r>
        <w:r w:rsidR="008268F1">
          <w:t xml:space="preserve"> sujet à la réfraction / scinti</w:t>
        </w:r>
      </w:ins>
    </w:p>
    <w:p w14:paraId="343E73E7" w14:textId="77777777" w:rsidR="00027573" w:rsidRDefault="00027573" w:rsidP="00D3654C">
      <w:pPr>
        <w:jc w:val="both"/>
      </w:pPr>
    </w:p>
    <w:p w14:paraId="5AF1383D" w14:textId="77777777" w:rsidR="00CA267B" w:rsidRDefault="00CA267B" w:rsidP="00D3654C">
      <w:pPr>
        <w:jc w:val="both"/>
      </w:pPr>
      <w:r w:rsidRPr="00CA267B">
        <w:t>Après avoir examiné comment l</w:t>
      </w:r>
      <w:r w:rsidR="008F6C9B">
        <w:t>es caractéristiques de l</w:t>
      </w:r>
      <w:r w:rsidRPr="00CA267B">
        <w:t xml:space="preserve">'atmosphère </w:t>
      </w:r>
      <w:r>
        <w:t xml:space="preserve">polaire </w:t>
      </w:r>
      <w:r w:rsidRPr="00CA267B">
        <w:t>peut influencer la propagation des ondes radio</w:t>
      </w:r>
      <w:r>
        <w:t>électrique</w:t>
      </w:r>
      <w:r w:rsidRPr="00CA267B">
        <w:t>, il est désormais approprié d'examiner les divers modèles existants dans la littérature afin d'évaluer quantitativement leur</w:t>
      </w:r>
      <w:r w:rsidR="008F6C9B">
        <w:t>s</w:t>
      </w:r>
      <w:r w:rsidRPr="00CA267B">
        <w:t xml:space="preserve"> impact</w:t>
      </w:r>
      <w:r w:rsidR="008F6C9B">
        <w:t>s</w:t>
      </w:r>
      <w:r w:rsidRPr="00CA267B">
        <w:t>.</w:t>
      </w:r>
    </w:p>
    <w:p w14:paraId="73075566" w14:textId="77777777" w:rsidR="009656D7" w:rsidRPr="00A057D2" w:rsidRDefault="00A057D2" w:rsidP="00A057D2">
      <w:pPr>
        <w:pStyle w:val="Titre1"/>
        <w:rPr>
          <w:u w:val="single"/>
        </w:rPr>
      </w:pPr>
      <w:bookmarkStart w:id="39" w:name="_Toc147139630"/>
      <w:r w:rsidRPr="00A057D2">
        <w:rPr>
          <w:u w:val="single"/>
        </w:rPr>
        <w:lastRenderedPageBreak/>
        <w:t>1.2</w:t>
      </w:r>
      <w:r w:rsidRPr="00A057D2">
        <w:rPr>
          <w:u w:val="single"/>
        </w:rPr>
        <w:tab/>
      </w:r>
      <w:r w:rsidR="00EF5766" w:rsidRPr="00A057D2">
        <w:rPr>
          <w:u w:val="single"/>
        </w:rPr>
        <w:t>Modèl</w:t>
      </w:r>
      <w:r w:rsidR="00EF5766">
        <w:rPr>
          <w:u w:val="single"/>
        </w:rPr>
        <w:t>e</w:t>
      </w:r>
      <w:r w:rsidR="00EF5766" w:rsidRPr="00A057D2">
        <w:rPr>
          <w:u w:val="single"/>
        </w:rPr>
        <w:t>s</w:t>
      </w:r>
      <w:r w:rsidR="009656D7" w:rsidRPr="00A057D2">
        <w:rPr>
          <w:u w:val="single"/>
        </w:rPr>
        <w:t xml:space="preserve"> d’atténuation troposphérique</w:t>
      </w:r>
      <w:bookmarkEnd w:id="39"/>
    </w:p>
    <w:p w14:paraId="7B6410B4" w14:textId="77777777" w:rsidR="00A057D2" w:rsidRPr="00A057D2" w:rsidRDefault="00A057D2" w:rsidP="00A057D2"/>
    <w:p w14:paraId="48E1C3E6" w14:textId="1582B6A9" w:rsidR="009656D7" w:rsidRDefault="00D908C1" w:rsidP="00D908C1">
      <w:pPr>
        <w:jc w:val="both"/>
      </w:pPr>
      <w:r w:rsidRPr="00D908C1">
        <w:t xml:space="preserve">Cette partie propose un examen des divers modèles d'affaiblissement </w:t>
      </w:r>
      <w:commentRangeStart w:id="40"/>
      <w:r w:rsidRPr="00D908C1">
        <w:t xml:space="preserve">répertoriés dans la littérature, </w:t>
      </w:r>
      <w:commentRangeEnd w:id="40"/>
      <w:r w:rsidR="008268F1">
        <w:rPr>
          <w:rStyle w:val="Marquedecommentaire"/>
        </w:rPr>
        <w:commentReference w:id="40"/>
      </w:r>
      <w:r w:rsidRPr="00D908C1">
        <w:t>en se concentrant sur l'affaiblissement causé par l'oxygène</w:t>
      </w:r>
      <w:r w:rsidR="008F6C9B">
        <w:t xml:space="preserve">, la vapeur d'eau, les nuages </w:t>
      </w:r>
      <w:r w:rsidR="00EA0FBE">
        <w:t xml:space="preserve">et les </w:t>
      </w:r>
      <w:r w:rsidR="008F6C9B">
        <w:t>différentes variétés d’</w:t>
      </w:r>
      <w:r w:rsidR="00EA0FBE">
        <w:t>hy</w:t>
      </w:r>
      <w:r w:rsidR="008F6C9B">
        <w:t>drométéores se trouvant dans l</w:t>
      </w:r>
      <w:r w:rsidR="008268F1">
        <w:t>es</w:t>
      </w:r>
      <w:r w:rsidR="008F6C9B">
        <w:t xml:space="preserve"> région polaire</w:t>
      </w:r>
      <w:r w:rsidRPr="00D908C1">
        <w:t xml:space="preserve">. De plus, une analyse approfondie de leurs limites en ce qui concerne les climats </w:t>
      </w:r>
      <w:r w:rsidR="008F6C9B">
        <w:t>des hautes latitudes</w:t>
      </w:r>
      <w:r>
        <w:t xml:space="preserve"> </w:t>
      </w:r>
      <w:r w:rsidRPr="00D908C1">
        <w:t>est également fournie.</w:t>
      </w:r>
    </w:p>
    <w:p w14:paraId="182527CC" w14:textId="47ABCBF2" w:rsidR="00D908C1" w:rsidRDefault="008268F1" w:rsidP="00D908C1">
      <w:pPr>
        <w:jc w:val="both"/>
      </w:pPr>
      <w:ins w:id="41" w:author="Queyrel Julien" w:date="2023-09-22T16:24:00Z">
        <w:r>
          <w:t>remarque sur la band ede fréquence d’intérêt</w:t>
        </w:r>
      </w:ins>
    </w:p>
    <w:p w14:paraId="64747D65" w14:textId="77777777" w:rsidR="00D908C1" w:rsidRDefault="00644010" w:rsidP="00644010">
      <w:pPr>
        <w:pStyle w:val="Titre2"/>
      </w:pPr>
      <w:bookmarkStart w:id="42" w:name="_Toc147139631"/>
      <w:r>
        <w:t>1.2.1</w:t>
      </w:r>
      <w:r>
        <w:tab/>
      </w:r>
      <w:r w:rsidR="00D908C1">
        <w:t>Modèle d’atténuation due aux gaz atmosphériques</w:t>
      </w:r>
      <w:bookmarkEnd w:id="42"/>
    </w:p>
    <w:p w14:paraId="63FB860C" w14:textId="77777777" w:rsidR="00D908C1" w:rsidRDefault="00D908C1" w:rsidP="00D908C1"/>
    <w:p w14:paraId="43526BF3" w14:textId="77777777" w:rsidR="00327A78" w:rsidRDefault="00327A78" w:rsidP="00327A78">
      <w:pPr>
        <w:jc w:val="both"/>
      </w:pPr>
      <w:commentRangeStart w:id="43"/>
      <w:r>
        <w:t xml:space="preserve">À la bande Ka, l'atténuation due à l'oxygène est très faible, surtout en comparaison avec les atténuations causées par les nuages et les hydrométéores, tel que présenté dans </w:t>
      </w:r>
      <w:r w:rsidR="00CB2725">
        <w:t>les sections suivantes</w:t>
      </w:r>
      <w:r>
        <w:t xml:space="preserve">. En ce qui concerne l'atténuation due à la vapeur d'eau, elle est, pour les zones polaires l’un des principaux facteurs de dégradation des communications, en particulier à proximité de la ligne d'absorption de la vapeur d'eau. </w:t>
      </w:r>
      <w:commentRangeEnd w:id="43"/>
      <w:r w:rsidR="008268F1">
        <w:rPr>
          <w:rStyle w:val="Marquedecommentaire"/>
        </w:rPr>
        <w:commentReference w:id="43"/>
      </w:r>
    </w:p>
    <w:p w14:paraId="4C043134" w14:textId="4E1A4B91" w:rsidR="00327A78" w:rsidRDefault="00327A78" w:rsidP="00E4541B">
      <w:pPr>
        <w:spacing w:after="0"/>
        <w:jc w:val="both"/>
      </w:pPr>
      <w:r>
        <w:t xml:space="preserve">Une méthode pour prédire l’atténuation dues aux gaz atmosphérique le long d’une liaison de communication est de déterminer l’atténuation spécifique des gaz atmosphérique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rPr>
          <w:rFonts w:eastAsiaTheme="minorEastAsia"/>
        </w:rPr>
        <w:t xml:space="preserve"> et d’intégrer celle-ci le long du trajet de l’onde</w:t>
      </w:r>
      <w:r>
        <w:t xml:space="preserve">. </w:t>
      </w:r>
      <w:r w:rsidR="00AB3230">
        <w:t>Cette atténuation spécifique</w:t>
      </w:r>
      <w:r>
        <w:t xml:space="preserve"> peut être </w:t>
      </w:r>
      <w:commentRangeStart w:id="44"/>
      <w:r w:rsidRPr="00B55A82">
        <w:t xml:space="preserve">calculée ligne par ligne </w:t>
      </w:r>
      <w:commentRangeEnd w:id="44"/>
      <w:r w:rsidR="00067BE1">
        <w:rPr>
          <w:rStyle w:val="Marquedecommentaire"/>
        </w:rPr>
        <w:commentReference w:id="44"/>
      </w:r>
      <w:r w:rsidRPr="00B55A82">
        <w:t>en utilisant la Section 1 de l'Annexe 1 de la Recommandation ITU-R P.676-12. Selon la Recommandation, l'atténuation spécifique due aux gaz atmosphériques peut être calculée en n'utilisant que la pression</w:t>
      </w:r>
      <w:r>
        <w:t xml:space="preserve"> </w:t>
      </w:r>
      <m:oMath>
        <m:r>
          <w:rPr>
            <w:rFonts w:ascii="Cambria Math" w:hAnsi="Cambria Math"/>
          </w:rPr>
          <m:t>P</m:t>
        </m:r>
      </m:oMath>
      <w:r w:rsidRPr="00B55A82">
        <w:t>, la température</w:t>
      </w:r>
      <w:r>
        <w:t xml:space="preserve"> </w:t>
      </w:r>
      <m:oMath>
        <m:r>
          <w:rPr>
            <w:rFonts w:ascii="Cambria Math" w:hAnsi="Cambria Math"/>
          </w:rPr>
          <m:t>T</m:t>
        </m:r>
      </m:oMath>
      <w:r w:rsidRPr="00B55A82">
        <w:t xml:space="preserve"> et l'humidité </w:t>
      </w:r>
      <m:oMath>
        <m:r>
          <w:rPr>
            <w:rFonts w:ascii="Cambria Math" w:hAnsi="Cambria Math"/>
          </w:rPr>
          <m:t>H</m:t>
        </m:r>
      </m:oMath>
      <w:r>
        <w:rPr>
          <w:rFonts w:eastAsiaTheme="minorEastAsia"/>
        </w:rPr>
        <w:t xml:space="preserve"> </w:t>
      </w:r>
      <w:r w:rsidRPr="00B55A82">
        <w:t xml:space="preserve">de la cellule de la grille. La méthode permet de sommer les </w:t>
      </w:r>
      <w:r w:rsidR="00F359AD">
        <w:t>raies</w:t>
      </w:r>
      <w:r w:rsidR="00F359AD" w:rsidRPr="00B55A82">
        <w:t xml:space="preserve"> </w:t>
      </w:r>
      <w:r w:rsidRPr="00B55A82">
        <w:t xml:space="preserve">d'absorption individuelles à la fois de l'oxygène et de la vapeur d'eau avec </w:t>
      </w:r>
      <w:r w:rsidR="00F359AD">
        <w:t>des</w:t>
      </w:r>
      <w:r w:rsidRPr="00B55A82">
        <w:t xml:space="preserve"> facteurs d'ajustement pour le spectre non résonant de Debye de l'oxygène en dessous de 10 GHz et pour l'atténuation induite par la pression de l'azote au-dessus de 100 GHz. L'atténuation spécifique due aux gaz atmosphériques peut ensuite être calculée en additionnant l'atténuation spécifique à la fois de l'oxygène </w:t>
      </w:r>
      <m:oMath>
        <m:sSub>
          <m:sSubPr>
            <m:ctrlPr>
              <w:rPr>
                <w:rFonts w:ascii="Cambria Math" w:hAnsi="Cambria Math"/>
                <w:i/>
              </w:rPr>
            </m:ctrlPr>
          </m:sSubPr>
          <m:e>
            <m:r>
              <w:rPr>
                <w:rFonts w:ascii="Cambria Math" w:hAnsi="Cambria Math"/>
              </w:rPr>
              <m:t>γ</m:t>
            </m:r>
          </m:e>
          <m:sub>
            <m:r>
              <w:rPr>
                <w:rFonts w:ascii="Cambria Math" w:hAnsi="Cambria Math"/>
              </w:rPr>
              <m:t>ox</m:t>
            </m:r>
          </m:sub>
        </m:sSub>
        <m:r>
          <w:rPr>
            <w:rFonts w:ascii="Cambria Math" w:hAnsi="Cambria Math"/>
          </w:rPr>
          <m:t xml:space="preserve"> </m:t>
        </m:r>
      </m:oMath>
      <w:r w:rsidRPr="00B55A82">
        <w:t xml:space="preserve">et de la vapeur d'eau </w:t>
      </w:r>
      <m:oMath>
        <m:sSub>
          <m:sSubPr>
            <m:ctrlPr>
              <w:rPr>
                <w:rFonts w:ascii="Cambria Math" w:hAnsi="Cambria Math"/>
                <w:i/>
              </w:rPr>
            </m:ctrlPr>
          </m:sSubPr>
          <m:e>
            <m:r>
              <w:rPr>
                <w:rFonts w:ascii="Cambria Math" w:hAnsi="Cambria Math"/>
              </w:rPr>
              <m:t>γ</m:t>
            </m:r>
          </m:e>
          <m:sub>
            <m:r>
              <w:rPr>
                <w:rFonts w:ascii="Cambria Math" w:hAnsi="Cambria Math"/>
              </w:rPr>
              <m:t>wv</m:t>
            </m:r>
          </m:sub>
        </m:sSub>
      </m:oMath>
      <w:r>
        <w:rPr>
          <w:rFonts w:eastAsiaTheme="minorEastAsia"/>
        </w:rPr>
        <w:t xml:space="preserve"> </w:t>
      </w:r>
      <w:r w:rsidRPr="00B55A82">
        <w:t>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C95F07" w14:paraId="7AB4358F" w14:textId="77777777" w:rsidTr="00E4541B">
        <w:trPr>
          <w:trHeight w:val="624"/>
        </w:trPr>
        <w:tc>
          <w:tcPr>
            <w:tcW w:w="740" w:type="pct"/>
            <w:vAlign w:val="center"/>
          </w:tcPr>
          <w:p w14:paraId="57E06F42" w14:textId="77777777" w:rsidR="00C95F07" w:rsidRDefault="00C95F07" w:rsidP="00E4541B">
            <w:pPr>
              <w:jc w:val="center"/>
            </w:pPr>
          </w:p>
        </w:tc>
        <w:tc>
          <w:tcPr>
            <w:tcW w:w="3521" w:type="pct"/>
            <w:vAlign w:val="center"/>
          </w:tcPr>
          <w:p w14:paraId="581908DF" w14:textId="77777777" w:rsidR="00C95F07" w:rsidRDefault="00BC4AB9" w:rsidP="00E4541B">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ga</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ox</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wv</m:t>
                    </m:r>
                  </m:sub>
                </m:sSub>
                <m:r>
                  <w:rPr>
                    <w:rFonts w:ascii="Cambria Math" w:hAnsi="Cambria Math"/>
                  </w:rPr>
                  <m:t>=0.1820 f</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d>
                      <m:dPr>
                        <m:ctrlPr>
                          <w:rPr>
                            <w:rFonts w:ascii="Cambria Math" w:hAnsi="Cambria Math"/>
                            <w:i/>
                          </w:rPr>
                        </m:ctrlPr>
                      </m:dPr>
                      <m:e>
                        <m:r>
                          <w:rPr>
                            <w:rFonts w:ascii="Cambria Math" w:hAnsi="Cambria Math"/>
                          </w:rPr>
                          <m:t>f</m:t>
                        </m:r>
                      </m:e>
                    </m:d>
                  </m:e>
                </m:d>
              </m:oMath>
            </m:oMathPara>
          </w:p>
        </w:tc>
        <w:tc>
          <w:tcPr>
            <w:tcW w:w="739" w:type="pct"/>
            <w:vAlign w:val="center"/>
          </w:tcPr>
          <w:p w14:paraId="5376414E" w14:textId="77777777" w:rsidR="00C95F07" w:rsidRDefault="00C95F07" w:rsidP="00E4541B">
            <w:pPr>
              <w:keepNext/>
              <w:jc w:val="center"/>
            </w:pPr>
            <w:r>
              <w:t xml:space="preserve">(1. </w:t>
            </w:r>
            <w:fldSimple w:instr=" SEQ 1. \* ARABIC ">
              <w:r>
                <w:rPr>
                  <w:noProof/>
                </w:rPr>
                <w:t>1</w:t>
              </w:r>
            </w:fldSimple>
            <w:r>
              <w:t>)</w:t>
            </w:r>
          </w:p>
        </w:tc>
      </w:tr>
    </w:tbl>
    <w:p w14:paraId="6E77A230" w14:textId="77777777" w:rsidR="00327A78" w:rsidRDefault="00327A78" w:rsidP="00327A78">
      <w:pPr>
        <w:jc w:val="both"/>
      </w:pPr>
      <w:r>
        <w:t xml:space="preserve">où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t xml:space="preserve"> représente l'atténuation spécifique due aux gaz atmosphériques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ox</m:t>
            </m:r>
          </m:sub>
        </m:sSub>
      </m:oMath>
      <w:r>
        <w:t xml:space="preserve"> représente l'atténuation spécifique due à l'oxygène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wv</m:t>
            </m:r>
          </m:sub>
        </m:sSub>
      </m:oMath>
      <w:r>
        <w:t xml:space="preserve"> représente l'atténuation spécifique due à la vapeur d'eau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w:r>
        <w:rPr>
          <w:rFonts w:ascii="Cambria Math" w:hAnsi="Cambria Math" w:cs="Cambria Math"/>
        </w:rPr>
        <w:t>𝑓</w:t>
      </w:r>
      <w:r>
        <w:t xml:space="preserve"> est la fréquence du signal radio en </w:t>
      </w:r>
      <w:r w:rsidR="00A748E4">
        <w:t>[</w:t>
      </w:r>
      <w:r>
        <w:rPr>
          <w:rFonts w:ascii="Cambria Math" w:hAnsi="Cambria Math" w:cs="Cambria Math"/>
        </w:rPr>
        <w:t>GHz</w:t>
      </w:r>
      <w:r w:rsidR="00A748E4">
        <w:rPr>
          <w:rFonts w:ascii="Cambria Math" w:hAnsi="Cambria Math" w:cs="Cambria Math"/>
        </w:rPr>
        <w:t>]</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oMath>
      <w:r>
        <w:t xml:space="preserve"> est la partie imaginaire de la réfractivité complexe dépendant de la fréquence de l'oxygène, </w:t>
      </w:r>
      <m:oMath>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oMath>
      <w:r>
        <w:t xml:space="preserve"> est la partie imaginaire de la réfractivité complexe dépendant de la fréquence de la vapeur d'eau.</w:t>
      </w:r>
    </w:p>
    <w:p w14:paraId="7E95F35C" w14:textId="77777777" w:rsidR="00327A78" w:rsidRDefault="00327A78" w:rsidP="009324F1">
      <w:pPr>
        <w:spacing w:after="0"/>
        <w:jc w:val="both"/>
      </w:pPr>
      <w:r w:rsidRPr="00244FAC">
        <w:t>Les parties imaginaires de la réfractivité complexe dépendant de la fréquence peuvent être calculées de la manière suivante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14:paraId="0C04F221" w14:textId="77777777" w:rsidTr="00E4541B">
        <w:trPr>
          <w:trHeight w:val="624"/>
        </w:trPr>
        <w:tc>
          <w:tcPr>
            <w:tcW w:w="740" w:type="pct"/>
            <w:vAlign w:val="center"/>
          </w:tcPr>
          <w:p w14:paraId="59A60E3A" w14:textId="77777777" w:rsidR="009324F1" w:rsidRDefault="009324F1" w:rsidP="00E4541B">
            <w:pPr>
              <w:jc w:val="center"/>
            </w:pPr>
          </w:p>
        </w:tc>
        <w:tc>
          <w:tcPr>
            <w:tcW w:w="3521" w:type="pct"/>
            <w:vAlign w:val="center"/>
          </w:tcPr>
          <w:p w14:paraId="527CA002" w14:textId="77777777" w:rsidR="009324F1" w:rsidRDefault="00BC4AB9" w:rsidP="00E4541B">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ox,i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ox,i</m:t>
                        </m:r>
                      </m:sub>
                    </m:sSub>
                    <m:d>
                      <m:dPr>
                        <m:ctrlPr>
                          <w:rPr>
                            <w:rFonts w:ascii="Cambria Math" w:hAnsi="Cambria Math"/>
                            <w:i/>
                          </w:rPr>
                        </m:ctrlPr>
                      </m:dPr>
                      <m:e>
                        <m:r>
                          <w:rPr>
                            <w:rFonts w:ascii="Cambria Math" w:hAnsi="Cambria Math"/>
                          </w:rPr>
                          <m:t>f</m:t>
                        </m:r>
                      </m:e>
                    </m:d>
                  </m:e>
                </m:nary>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oMath>
            </m:oMathPara>
          </w:p>
        </w:tc>
        <w:tc>
          <w:tcPr>
            <w:tcW w:w="739" w:type="pct"/>
            <w:vAlign w:val="center"/>
          </w:tcPr>
          <w:p w14:paraId="12135DDF" w14:textId="77777777" w:rsidR="009324F1" w:rsidRDefault="009324F1" w:rsidP="00E4541B">
            <w:pPr>
              <w:keepNext/>
              <w:jc w:val="center"/>
            </w:pPr>
            <w:r>
              <w:t xml:space="preserve">(1. </w:t>
            </w:r>
            <w:fldSimple w:instr=" SEQ 1. \* ARABIC ">
              <w:r>
                <w:rPr>
                  <w:noProof/>
                </w:rPr>
                <w:t>2</w:t>
              </w:r>
            </w:fldSimple>
            <w:r>
              <w:t>)</w:t>
            </w:r>
          </w:p>
        </w:tc>
      </w:tr>
      <w:tr w:rsidR="009324F1" w14:paraId="7CD00D25" w14:textId="77777777" w:rsidTr="00E4541B">
        <w:trPr>
          <w:trHeight w:val="624"/>
        </w:trPr>
        <w:tc>
          <w:tcPr>
            <w:tcW w:w="740" w:type="pct"/>
            <w:vAlign w:val="center"/>
          </w:tcPr>
          <w:p w14:paraId="34C9A5B8" w14:textId="77777777" w:rsidR="009324F1" w:rsidRDefault="009324F1" w:rsidP="00E4541B">
            <w:pPr>
              <w:jc w:val="center"/>
            </w:pPr>
          </w:p>
        </w:tc>
        <w:tc>
          <w:tcPr>
            <w:tcW w:w="3521" w:type="pct"/>
            <w:vAlign w:val="center"/>
          </w:tcPr>
          <w:p w14:paraId="36E7537E" w14:textId="77777777" w:rsidR="009324F1" w:rsidRDefault="00BC4AB9" w:rsidP="00E4541B">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wv,i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wv,i</m:t>
                        </m:r>
                      </m:sub>
                    </m:sSub>
                    <m:d>
                      <m:dPr>
                        <m:ctrlPr>
                          <w:rPr>
                            <w:rFonts w:ascii="Cambria Math" w:hAnsi="Cambria Math"/>
                            <w:i/>
                          </w:rPr>
                        </m:ctrlPr>
                      </m:dPr>
                      <m:e>
                        <m:r>
                          <w:rPr>
                            <w:rFonts w:ascii="Cambria Math" w:hAnsi="Cambria Math"/>
                          </w:rPr>
                          <m:t>f</m:t>
                        </m:r>
                      </m:e>
                    </m:d>
                  </m:e>
                </m:nary>
              </m:oMath>
            </m:oMathPara>
          </w:p>
        </w:tc>
        <w:tc>
          <w:tcPr>
            <w:tcW w:w="739" w:type="pct"/>
            <w:vAlign w:val="center"/>
          </w:tcPr>
          <w:p w14:paraId="637AE5D5" w14:textId="77777777" w:rsidR="009324F1" w:rsidRDefault="009324F1" w:rsidP="00E4541B">
            <w:pPr>
              <w:keepNext/>
              <w:jc w:val="center"/>
            </w:pPr>
            <w:r>
              <w:t xml:space="preserve">(1. </w:t>
            </w:r>
            <w:fldSimple w:instr=" SEQ 1. \* ARABIC ">
              <w:r>
                <w:rPr>
                  <w:noProof/>
                </w:rPr>
                <w:t>3</w:t>
              </w:r>
            </w:fldSimple>
            <w:r>
              <w:t>)</w:t>
            </w:r>
          </w:p>
        </w:tc>
      </w:tr>
    </w:tbl>
    <w:p w14:paraId="54952C71" w14:textId="77777777" w:rsidR="00327A78" w:rsidRDefault="00327A78" w:rsidP="00327A78">
      <w:pPr>
        <w:jc w:val="both"/>
      </w:pPr>
      <w:r>
        <w:t xml:space="preserve">où </w:t>
      </w:r>
      <m:oMath>
        <m:sSub>
          <m:sSubPr>
            <m:ctrlPr>
              <w:rPr>
                <w:rFonts w:ascii="Cambria Math" w:hAnsi="Cambria Math"/>
                <w:i/>
              </w:rPr>
            </m:ctrlPr>
          </m:sSubPr>
          <m:e>
            <m:r>
              <w:rPr>
                <w:rFonts w:ascii="Cambria Math" w:hAnsi="Cambria Math"/>
              </w:rPr>
              <m:t>S</m:t>
            </m:r>
          </m:e>
          <m:sub>
            <m:r>
              <w:rPr>
                <w:rFonts w:ascii="Cambria Math" w:hAnsi="Cambria Math"/>
              </w:rPr>
              <m:t>ox,i</m:t>
            </m:r>
          </m:sub>
        </m:sSub>
      </m:oMath>
      <w:r>
        <w:t xml:space="preserve"> représente le </w:t>
      </w:r>
      <w:r>
        <w:rPr>
          <w:rFonts w:eastAsiaTheme="minorEastAsia"/>
        </w:rPr>
        <w:t xml:space="preserve">coefficient d’amplitude </w:t>
      </w:r>
      <w:r>
        <w:t xml:space="preserve">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S</m:t>
            </m:r>
          </m:e>
          <m:sub>
            <m:r>
              <w:rPr>
                <w:rFonts w:ascii="Cambria Math" w:hAnsi="Cambria Math"/>
              </w:rPr>
              <m:t>wv,i</m:t>
            </m:r>
          </m:sub>
        </m:sSub>
      </m:oMath>
      <w:r>
        <w:t xml:space="preserve"> représente le </w:t>
      </w:r>
      <w:r>
        <w:rPr>
          <w:rFonts w:eastAsiaTheme="minorEastAsia"/>
        </w:rPr>
        <w:t>coefficient d’amplitude</w:t>
      </w:r>
      <w:r>
        <w:t xml:space="preserve"> de la </w:t>
      </w:r>
      <m:oMath>
        <m:r>
          <w:rPr>
            <w:rFonts w:ascii="Cambria Math" w:hAnsi="Cambria Math"/>
          </w:rPr>
          <m:t>i</m:t>
        </m:r>
      </m:oMath>
      <w:r>
        <w:t xml:space="preserve">-ème ligne d'absorption de la vapeur d'eau, </w:t>
      </w:r>
      <m:oMath>
        <m:sSub>
          <m:sSubPr>
            <m:ctrlPr>
              <w:rPr>
                <w:rFonts w:ascii="Cambria Math" w:hAnsi="Cambria Math"/>
                <w:i/>
              </w:rPr>
            </m:ctrlPr>
          </m:sSubPr>
          <m:e>
            <m:r>
              <w:rPr>
                <w:rFonts w:ascii="Cambria Math" w:hAnsi="Cambria Math"/>
              </w:rPr>
              <m:t>F</m:t>
            </m:r>
          </m:e>
          <m:sub>
            <m:r>
              <w:rPr>
                <w:rFonts w:ascii="Cambria Math" w:hAnsi="Cambria Math"/>
              </w:rPr>
              <m:t>ox,i</m:t>
            </m:r>
          </m:sub>
        </m:sSub>
      </m:oMath>
      <w:r>
        <w:t xml:space="preserve"> est le facteur de forme 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F</m:t>
            </m:r>
          </m:e>
          <m:sub>
            <m:r>
              <w:rPr>
                <w:rFonts w:ascii="Cambria Math" w:hAnsi="Cambria Math"/>
              </w:rPr>
              <m:t>wv,i</m:t>
            </m:r>
          </m:sub>
        </m:sSub>
      </m:oMath>
      <w:r>
        <w:t xml:space="preserve"> est le facteur de forme de la </w:t>
      </w:r>
      <m:oMath>
        <m:r>
          <w:rPr>
            <w:rFonts w:ascii="Cambria Math" w:hAnsi="Cambria Math"/>
          </w:rPr>
          <m:t>i</m:t>
        </m:r>
      </m:oMath>
      <w:r>
        <w:t xml:space="preserve">-ème ligne d'absorption de la vapeur d'eau, </w:t>
      </w:r>
      <m:oMath>
        <m:r>
          <w:rPr>
            <w:rFonts w:ascii="Cambria Math" w:hAnsi="Cambria Math" w:cs="Cambria Math"/>
          </w:rPr>
          <m:t>f</m:t>
        </m:r>
      </m:oMath>
      <w:r>
        <w:t xml:space="preserve"> est la fréquence du signal radio en </w:t>
      </w:r>
      <w:r w:rsidR="00A748E4">
        <w:t>[</w:t>
      </w:r>
      <w:r>
        <w:rPr>
          <w:rFonts w:ascii="Cambria Math" w:hAnsi="Cambria Math" w:cs="Cambria Math"/>
        </w:rPr>
        <w:t>GHz</w:t>
      </w:r>
      <w:r w:rsidR="00A748E4">
        <w:rPr>
          <w:rFonts w:ascii="Cambria Math" w:hAnsi="Cambria Math" w:cs="Cambria Math"/>
        </w:rPr>
        <w:t>]</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oMath>
      <w:r>
        <w:t xml:space="preserve"> est </w:t>
      </w:r>
      <w:r w:rsidR="009D7F7B">
        <w:t>l</w:t>
      </w:r>
      <w:r w:rsidR="00852314">
        <w:t>e continuum sec donné dans (1.4</w:t>
      </w:r>
      <w:r>
        <w:t>).</w:t>
      </w:r>
    </w:p>
    <w:p w14:paraId="79D6C962" w14:textId="77777777" w:rsidR="00327A78" w:rsidRDefault="00327A78" w:rsidP="009324F1">
      <w:pPr>
        <w:spacing w:after="0"/>
        <w:jc w:val="both"/>
      </w:pPr>
      <w:r w:rsidRPr="00244FAC">
        <w:lastRenderedPageBreak/>
        <w:t>Le continuum de l'air sec provient du spectre Debye non résonant de l'oxygène en dessous de 10 GHz et de l'atténuation induite par la pression de l'azote au-dessus de 100 GHz. Il est donné par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14:paraId="5AA216C2" w14:textId="77777777" w:rsidTr="00E4541B">
        <w:trPr>
          <w:trHeight w:val="624"/>
        </w:trPr>
        <w:tc>
          <w:tcPr>
            <w:tcW w:w="740" w:type="pct"/>
            <w:vAlign w:val="center"/>
          </w:tcPr>
          <w:p w14:paraId="3FF8A8BE" w14:textId="77777777" w:rsidR="009324F1" w:rsidRDefault="009324F1" w:rsidP="00E4541B">
            <w:pPr>
              <w:jc w:val="center"/>
            </w:pPr>
          </w:p>
        </w:tc>
        <w:tc>
          <w:tcPr>
            <w:tcW w:w="3521" w:type="pct"/>
            <w:vAlign w:val="center"/>
          </w:tcPr>
          <w:p w14:paraId="416E497B" w14:textId="77777777" w:rsidR="009324F1" w:rsidRDefault="00BC4AB9" w:rsidP="00E4541B">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=f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6.14</m:t>
                        </m:r>
                        <m:sSup>
                          <m:sSupPr>
                            <m:ctrlPr>
                              <w:rPr>
                                <w:rFonts w:ascii="Cambria Math" w:hAnsi="Cambria Math"/>
                                <w:i/>
                              </w:rPr>
                            </m:ctrlPr>
                          </m:sSupPr>
                          <m:e>
                            <m:r>
                              <w:rPr>
                                <w:rFonts w:ascii="Cambria Math" w:hAnsi="Cambria Math"/>
                              </w:rPr>
                              <m:t>e</m:t>
                            </m:r>
                          </m:e>
                          <m:sup>
                            <m:r>
                              <w:rPr>
                                <w:rFonts w:ascii="Cambria Math" w:hAnsi="Cambria Math"/>
                              </w:rPr>
                              <m:t>-5</m:t>
                            </m:r>
                          </m:sup>
                        </m:sSup>
                      </m:num>
                      <m:den>
                        <m:r>
                          <w:rPr>
                            <w:rFonts w:ascii="Cambria Math" w:hAnsi="Cambria Math"/>
                          </w:rPr>
                          <m:t>d</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d</m:t>
                                        </m:r>
                                      </m:den>
                                    </m:f>
                                  </m:e>
                                </m:d>
                              </m:e>
                              <m:sup>
                                <m:r>
                                  <w:rPr>
                                    <w:rFonts w:ascii="Cambria Math" w:hAnsi="Cambria Math"/>
                                  </w:rPr>
                                  <m:t>2</m:t>
                                </m:r>
                              </m:sup>
                            </m:sSup>
                          </m:e>
                        </m:d>
                      </m:den>
                    </m:f>
                    <m:r>
                      <w:rPr>
                        <w:rFonts w:ascii="Cambria Math" w:hAnsi="Cambria Math"/>
                      </w:rPr>
                      <m:t>+</m:t>
                    </m:r>
                    <m:f>
                      <m:fPr>
                        <m:ctrlPr>
                          <w:rPr>
                            <w:rFonts w:ascii="Cambria Math" w:hAnsi="Cambria Math"/>
                            <w:i/>
                          </w:rPr>
                        </m:ctrlPr>
                      </m:fPr>
                      <m:num>
                        <m:r>
                          <w:rPr>
                            <w:rFonts w:ascii="Cambria Math" w:hAnsi="Cambria Math"/>
                          </w:rPr>
                          <m:t>1.4</m:t>
                        </m:r>
                        <m:sSup>
                          <m:sSupPr>
                            <m:ctrlPr>
                              <w:rPr>
                                <w:rFonts w:ascii="Cambria Math" w:hAnsi="Cambria Math"/>
                                <w:i/>
                              </w:rPr>
                            </m:ctrlPr>
                          </m:sSupPr>
                          <m:e>
                            <m:r>
                              <w:rPr>
                                <w:rFonts w:ascii="Cambria Math" w:hAnsi="Cambria Math"/>
                              </w:rPr>
                              <m:t>e</m:t>
                            </m:r>
                          </m:e>
                          <m:sup>
                            <m:r>
                              <w:rPr>
                                <w:rFonts w:ascii="Cambria Math" w:hAnsi="Cambria Math"/>
                              </w:rPr>
                              <m:t>-12</m:t>
                            </m:r>
                          </m:sup>
                        </m:sSup>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1.5</m:t>
                            </m:r>
                          </m:sup>
                        </m:sSup>
                      </m:num>
                      <m:den>
                        <m:r>
                          <w:rPr>
                            <w:rFonts w:ascii="Cambria Math" w:hAnsi="Cambria Math"/>
                          </w:rPr>
                          <m:t>1+1.9</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1.5</m:t>
                            </m:r>
                          </m:sup>
                        </m:sSup>
                      </m:den>
                    </m:f>
                    <m:r>
                      <w:rPr>
                        <w:rFonts w:ascii="Cambria Math" w:hAnsi="Cambria Math"/>
                      </w:rPr>
                      <m:t xml:space="preserve">  </m:t>
                    </m:r>
                  </m:e>
                </m:d>
              </m:oMath>
            </m:oMathPara>
          </w:p>
        </w:tc>
        <w:tc>
          <w:tcPr>
            <w:tcW w:w="739" w:type="pct"/>
            <w:vAlign w:val="center"/>
          </w:tcPr>
          <w:p w14:paraId="3F05BFF6" w14:textId="77777777" w:rsidR="009324F1" w:rsidRDefault="009324F1" w:rsidP="00E4541B">
            <w:pPr>
              <w:keepNext/>
              <w:jc w:val="center"/>
            </w:pPr>
            <w:r>
              <w:t xml:space="preserve">(1. </w:t>
            </w:r>
            <w:fldSimple w:instr=" SEQ 1. \* ARABIC ">
              <w:r>
                <w:rPr>
                  <w:noProof/>
                </w:rPr>
                <w:t>4</w:t>
              </w:r>
            </w:fldSimple>
            <w:r>
              <w:t>)</w:t>
            </w:r>
          </w:p>
        </w:tc>
      </w:tr>
    </w:tbl>
    <w:p w14:paraId="174FFAE1" w14:textId="77777777" w:rsidR="00327A78" w:rsidRDefault="00327A78" w:rsidP="009324F1">
      <w:pPr>
        <w:spacing w:after="0"/>
        <w:jc w:val="both"/>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sidRPr="00247675">
        <w:rPr>
          <w:rFonts w:eastAsiaTheme="minorEastAsia"/>
        </w:rPr>
        <w:t xml:space="preserve"> est la </w:t>
      </w:r>
      <w:r w:rsidRPr="00852314">
        <w:rPr>
          <w:rFonts w:eastAsiaTheme="minorEastAsia" w:cstheme="minorHAnsi"/>
        </w:rPr>
        <w:t xml:space="preserve">pression de l'air sec en </w:t>
      </w:r>
      <w:r w:rsidR="00852314" w:rsidRPr="00852314">
        <w:rPr>
          <w:rFonts w:eastAsiaTheme="minorEastAsia" w:cstheme="minorHAnsi"/>
        </w:rPr>
        <w:t>[</w:t>
      </w:r>
      <w:r w:rsidRPr="00852314">
        <w:rPr>
          <w:rFonts w:eastAsiaTheme="minorEastAsia" w:cstheme="minorHAnsi"/>
        </w:rPr>
        <w:t>hPa</w:t>
      </w:r>
      <w:r w:rsidR="00852314" w:rsidRPr="00852314">
        <w:rPr>
          <w:rFonts w:eastAsiaTheme="minorEastAsia" w:cstheme="minorHAnsi"/>
        </w:rPr>
        <w:t>]</w:t>
      </w:r>
      <w:r w:rsidRPr="00852314">
        <w:rPr>
          <w:rFonts w:eastAsiaTheme="minorEastAsia" w:cstheme="minorHAnsi"/>
        </w:rPr>
        <w:t xml:space="preserve">, </w:t>
      </w:r>
      <m:oMath>
        <m:r>
          <w:rPr>
            <w:rFonts w:ascii="Cambria Math" w:hAnsi="Cambria Math" w:cstheme="minorHAnsi"/>
          </w:rPr>
          <m:t>θ</m:t>
        </m:r>
      </m:oMath>
      <w:r w:rsidRPr="00852314">
        <w:rPr>
          <w:rFonts w:eastAsiaTheme="minorEastAsia" w:cstheme="minorHAnsi"/>
        </w:rPr>
        <w:t xml:space="preserve"> = 300⁄</w:t>
      </w:r>
      <m:oMath>
        <m:r>
          <w:rPr>
            <w:rFonts w:ascii="Cambria Math" w:eastAsiaTheme="minorEastAsia" w:hAnsi="Cambria Math" w:cstheme="minorHAnsi"/>
          </w:rPr>
          <m:t>T</m:t>
        </m:r>
      </m:oMath>
      <w:r w:rsidRPr="00852314">
        <w:rPr>
          <w:rFonts w:eastAsiaTheme="minorEastAsia" w:cstheme="minorHAnsi"/>
        </w:rPr>
        <w:t xml:space="preserve"> est une fonction de la température en </w:t>
      </w:r>
      <w:r w:rsidR="00852314" w:rsidRPr="00852314">
        <w:rPr>
          <w:rFonts w:eastAsiaTheme="minorEastAsia" w:cstheme="minorHAnsi"/>
        </w:rPr>
        <w:t>[K</w:t>
      </w:r>
      <w:r w:rsidRPr="00852314">
        <w:rPr>
          <w:rFonts w:eastAsiaTheme="minorEastAsia" w:cstheme="minorHAnsi"/>
          <w:vertAlign w:val="superscript"/>
        </w:rPr>
        <w:t>-1</w:t>
      </w:r>
      <w:r w:rsidR="00852314" w:rsidRPr="00852314">
        <w:rPr>
          <w:rFonts w:eastAsiaTheme="minorEastAsia" w:cstheme="minorHAnsi"/>
        </w:rPr>
        <w:t>]</w:t>
      </w:r>
      <w:r w:rsidRPr="00852314">
        <w:rPr>
          <w:rFonts w:eastAsiaTheme="minorEastAsia" w:cstheme="minorHAnsi"/>
        </w:rPr>
        <w:t xml:space="preserve">, </w:t>
      </w:r>
      <m:oMath>
        <m:r>
          <w:rPr>
            <w:rFonts w:ascii="Cambria Math" w:eastAsiaTheme="minorEastAsia" w:hAnsi="Cambria Math" w:cstheme="minorHAnsi"/>
          </w:rPr>
          <m:t>T</m:t>
        </m:r>
      </m:oMath>
      <w:r w:rsidRPr="00852314">
        <w:rPr>
          <w:rFonts w:eastAsiaTheme="minorEastAsia" w:cstheme="minorHAnsi"/>
        </w:rPr>
        <w:t xml:space="preserve"> est la température en </w:t>
      </w:r>
      <w:r w:rsidR="00852314" w:rsidRPr="00852314">
        <w:rPr>
          <w:rFonts w:eastAsiaTheme="minorEastAsia" w:cstheme="minorHAnsi"/>
        </w:rPr>
        <w:t>[</w:t>
      </w:r>
      <w:r w:rsidRPr="00852314">
        <w:rPr>
          <w:rFonts w:eastAsiaTheme="minorEastAsia" w:cstheme="minorHAnsi"/>
        </w:rPr>
        <w:t>K</w:t>
      </w:r>
      <w:r w:rsidR="00852314" w:rsidRPr="00852314">
        <w:rPr>
          <w:rFonts w:eastAsiaTheme="minorEastAsia" w:cstheme="minorHAnsi"/>
        </w:rPr>
        <w:t>]</w:t>
      </w:r>
      <w:r w:rsidRPr="00852314">
        <w:rPr>
          <w:rFonts w:eastAsiaTheme="minorEastAsia" w:cstheme="minorHAnsi"/>
        </w:rPr>
        <w:t xml:space="preserve">, </w:t>
      </w:r>
      <m:oMath>
        <m:r>
          <w:rPr>
            <w:rFonts w:ascii="Cambria Math" w:hAnsi="Cambria Math" w:cstheme="minorHAnsi"/>
          </w:rPr>
          <m:t>d</m:t>
        </m:r>
      </m:oMath>
      <w:r w:rsidRPr="00852314">
        <w:rPr>
          <w:rFonts w:eastAsiaTheme="minorEastAsia" w:cstheme="minorHAnsi"/>
        </w:rPr>
        <w:t xml:space="preserve"> est le paramètre de largeur pour le spectre Debye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14:paraId="1358DE1F" w14:textId="77777777" w:rsidTr="00E4541B">
        <w:trPr>
          <w:trHeight w:val="624"/>
        </w:trPr>
        <w:tc>
          <w:tcPr>
            <w:tcW w:w="740" w:type="pct"/>
            <w:vAlign w:val="center"/>
          </w:tcPr>
          <w:p w14:paraId="72583A84" w14:textId="77777777" w:rsidR="009324F1" w:rsidRDefault="009324F1" w:rsidP="00E4541B">
            <w:pPr>
              <w:jc w:val="center"/>
            </w:pPr>
          </w:p>
        </w:tc>
        <w:tc>
          <w:tcPr>
            <w:tcW w:w="3521" w:type="pct"/>
            <w:vAlign w:val="center"/>
          </w:tcPr>
          <w:p w14:paraId="3DC9BD4F" w14:textId="77777777" w:rsidR="009324F1" w:rsidRDefault="009324F1" w:rsidP="00E4541B">
            <w:pPr>
              <w:jc w:val="center"/>
            </w:pPr>
            <m:oMathPara>
              <m:oMath>
                <m:r>
                  <w:rPr>
                    <w:rFonts w:ascii="Cambria Math" w:hAnsi="Cambria Math"/>
                  </w:rPr>
                  <m:t>d=5.6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wv</m:t>
                        </m:r>
                      </m:sub>
                    </m:sSub>
                  </m:e>
                </m:d>
                <m:sSup>
                  <m:sSupPr>
                    <m:ctrlPr>
                      <w:rPr>
                        <w:rFonts w:ascii="Cambria Math" w:hAnsi="Cambria Math"/>
                        <w:i/>
                      </w:rPr>
                    </m:ctrlPr>
                  </m:sSupPr>
                  <m:e>
                    <m:r>
                      <w:rPr>
                        <w:rFonts w:ascii="Cambria Math" w:hAnsi="Cambria Math"/>
                      </w:rPr>
                      <m:t>θ</m:t>
                    </m:r>
                  </m:e>
                  <m:sup>
                    <m:r>
                      <w:rPr>
                        <w:rFonts w:ascii="Cambria Math" w:hAnsi="Cambria Math"/>
                      </w:rPr>
                      <m:t>0.8</m:t>
                    </m:r>
                  </m:sup>
                </m:sSup>
              </m:oMath>
            </m:oMathPara>
          </w:p>
        </w:tc>
        <w:tc>
          <w:tcPr>
            <w:tcW w:w="739" w:type="pct"/>
            <w:vAlign w:val="center"/>
          </w:tcPr>
          <w:p w14:paraId="7F705424" w14:textId="77777777" w:rsidR="009324F1" w:rsidRDefault="009324F1" w:rsidP="00E4541B">
            <w:pPr>
              <w:keepNext/>
              <w:jc w:val="center"/>
            </w:pPr>
            <w:r>
              <w:t xml:space="preserve">(1. </w:t>
            </w:r>
            <w:fldSimple w:instr=" SEQ 1. \* ARABIC ">
              <w:r>
                <w:rPr>
                  <w:noProof/>
                </w:rPr>
                <w:t>5</w:t>
              </w:r>
            </w:fldSimple>
            <w:r>
              <w:t>)</w:t>
            </w:r>
          </w:p>
        </w:tc>
      </w:tr>
    </w:tbl>
    <w:p w14:paraId="534DF43F" w14:textId="77777777" w:rsidR="00327A78" w:rsidRPr="00247675" w:rsidRDefault="00327A78" w:rsidP="00327A78">
      <w:pPr>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wv</m:t>
            </m:r>
          </m:sub>
        </m:sSub>
      </m:oMath>
      <w:r w:rsidRPr="00406EBC">
        <w:t xml:space="preserve"> </w:t>
      </w:r>
      <w:r>
        <w:t xml:space="preserve">est la pression partielle de la vapeur d'eau en </w:t>
      </w:r>
      <w:r w:rsidR="00852314">
        <w:t>[</w:t>
      </w:r>
      <w:r>
        <w:rPr>
          <w:rFonts w:ascii="Cambria Math" w:hAnsi="Cambria Math" w:cs="Cambria Math"/>
        </w:rPr>
        <w:t>hPa</w:t>
      </w:r>
      <w:r w:rsidR="00852314">
        <w:rPr>
          <w:rFonts w:ascii="Cambria Math" w:hAnsi="Cambria Math" w:cs="Cambria Math"/>
        </w:rPr>
        <w:t>]</w:t>
      </w:r>
      <w:r>
        <w:rPr>
          <w:rFonts w:ascii="Cambria Math" w:hAnsi="Cambria Math" w:cs="Cambria Math"/>
        </w:rPr>
        <w:t>.</w:t>
      </w:r>
    </w:p>
    <w:p w14:paraId="709FFC6F" w14:textId="77777777" w:rsidR="00327A78" w:rsidRDefault="00327A78" w:rsidP="009324F1">
      <w:pPr>
        <w:spacing w:after="0"/>
        <w:jc w:val="both"/>
        <w:rPr>
          <w:rFonts w:eastAsiaTheme="minorEastAsia"/>
        </w:rPr>
      </w:pPr>
      <w:r>
        <w:rPr>
          <w:rFonts w:eastAsiaTheme="minorEastAsia"/>
        </w:rPr>
        <w:t>Le coefficient d’amplitude</w:t>
      </w:r>
      <w:r w:rsidRPr="00247675">
        <w:rPr>
          <w:rFonts w:eastAsiaTheme="minorEastAsia"/>
        </w:rPr>
        <w:t xml:space="preserve"> de chaque ligne d'absorption pour l'oxygène et la vapeur d'eau est donnée par les équations suivantes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14:paraId="3B7368F8" w14:textId="77777777" w:rsidTr="00E4541B">
        <w:trPr>
          <w:trHeight w:val="624"/>
        </w:trPr>
        <w:tc>
          <w:tcPr>
            <w:tcW w:w="740" w:type="pct"/>
            <w:vAlign w:val="center"/>
          </w:tcPr>
          <w:p w14:paraId="44A42F93" w14:textId="77777777" w:rsidR="009324F1" w:rsidRDefault="009324F1" w:rsidP="00E4541B">
            <w:pPr>
              <w:jc w:val="center"/>
            </w:pPr>
          </w:p>
        </w:tc>
        <w:tc>
          <w:tcPr>
            <w:tcW w:w="3521" w:type="pct"/>
            <w:vAlign w:val="center"/>
          </w:tcPr>
          <w:p w14:paraId="69C200FA" w14:textId="77777777" w:rsidR="009324F1" w:rsidRDefault="00BC4AB9" w:rsidP="007B658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ox,i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-7</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m:t>
                    </m:r>
                  </m:sup>
                </m:sSup>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sup>
                </m:sSup>
                <m:r>
                  <m:rPr>
                    <m:sty m:val="p"/>
                  </m:rPr>
                  <w:rPr>
                    <w:rFonts w:ascii="Cambria Math" w:hAnsi="Cambria Math"/>
                  </w:rPr>
                  <m:t xml:space="preserve"> </m:t>
                </m:r>
              </m:oMath>
            </m:oMathPara>
          </w:p>
        </w:tc>
        <w:tc>
          <w:tcPr>
            <w:tcW w:w="739" w:type="pct"/>
            <w:vAlign w:val="center"/>
          </w:tcPr>
          <w:p w14:paraId="52AC6A36" w14:textId="77777777" w:rsidR="009324F1" w:rsidRDefault="009324F1" w:rsidP="00E4541B">
            <w:pPr>
              <w:keepNext/>
              <w:jc w:val="center"/>
            </w:pPr>
            <w:r>
              <w:t xml:space="preserve">(1. </w:t>
            </w:r>
            <w:fldSimple w:instr=" SEQ 1. \* ARABIC ">
              <w:r>
                <w:rPr>
                  <w:noProof/>
                </w:rPr>
                <w:t>6</w:t>
              </w:r>
            </w:fldSimple>
            <w:r>
              <w:t>)</w:t>
            </w:r>
          </w:p>
        </w:tc>
      </w:tr>
      <w:tr w:rsidR="009324F1" w14:paraId="1E33DC8F" w14:textId="77777777" w:rsidTr="00E4541B">
        <w:trPr>
          <w:trHeight w:val="624"/>
        </w:trPr>
        <w:tc>
          <w:tcPr>
            <w:tcW w:w="740" w:type="pct"/>
            <w:vAlign w:val="center"/>
          </w:tcPr>
          <w:p w14:paraId="558EB348" w14:textId="77777777" w:rsidR="009324F1" w:rsidRDefault="009324F1" w:rsidP="00E4541B">
            <w:pPr>
              <w:jc w:val="center"/>
            </w:pPr>
          </w:p>
        </w:tc>
        <w:tc>
          <w:tcPr>
            <w:tcW w:w="3521" w:type="pct"/>
            <w:vAlign w:val="center"/>
          </w:tcPr>
          <w:p w14:paraId="5E80AC0B" w14:textId="77777777" w:rsidR="009324F1" w:rsidRDefault="00BC4AB9" w:rsidP="007B658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wv,i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3.5</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sup>
                </m:sSup>
              </m:oMath>
            </m:oMathPara>
          </w:p>
        </w:tc>
        <w:tc>
          <w:tcPr>
            <w:tcW w:w="739" w:type="pct"/>
            <w:vAlign w:val="center"/>
          </w:tcPr>
          <w:p w14:paraId="09550880" w14:textId="77777777" w:rsidR="009324F1" w:rsidRDefault="009324F1" w:rsidP="00E4541B">
            <w:pPr>
              <w:keepNext/>
              <w:jc w:val="center"/>
            </w:pPr>
            <w:r>
              <w:t xml:space="preserve">(1. </w:t>
            </w:r>
            <w:fldSimple w:instr=" SEQ 1. \* ARABIC ">
              <w:r>
                <w:rPr>
                  <w:noProof/>
                </w:rPr>
                <w:t>7</w:t>
              </w:r>
            </w:fldSimple>
            <w:r>
              <w:t>)</w:t>
            </w:r>
          </w:p>
        </w:tc>
      </w:tr>
    </w:tbl>
    <w:p w14:paraId="46A12D6B" w14:textId="77777777" w:rsidR="00327A78" w:rsidRDefault="00327A78" w:rsidP="00327A78">
      <w:pPr>
        <w:jc w:val="both"/>
      </w:pPr>
      <w:r>
        <w:t xml:space="preserve">où </w:t>
      </w:r>
      <m:oMath>
        <m:sSub>
          <m:sSubPr>
            <m:ctrlPr>
              <w:rPr>
                <w:rFonts w:ascii="Cambria Math" w:hAnsi="Cambria Math"/>
                <w:i/>
              </w:rPr>
            </m:ctrlPr>
          </m:sSubPr>
          <m:e>
            <m:r>
              <w:rPr>
                <w:rFonts w:ascii="Cambria Math" w:hAnsi="Cambria Math"/>
              </w:rPr>
              <m:t>a</m:t>
            </m:r>
          </m:e>
          <m:sub>
            <m:r>
              <w:rPr>
                <w:rFonts w:ascii="Cambria Math" w:hAnsi="Cambria Math"/>
              </w:rPr>
              <m:t>1,i</m:t>
            </m:r>
          </m:sub>
        </m:sSub>
      </m:oMath>
      <w:r>
        <w:rPr>
          <w:rFonts w:eastAsiaTheme="minorEastAsia"/>
        </w:rPr>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2,i</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1,i</m:t>
            </m:r>
          </m:sub>
        </m:sSub>
      </m:oMath>
      <w:r>
        <w:rPr>
          <w:rFonts w:eastAsiaTheme="minorEastAsia"/>
        </w:rPr>
        <w:t xml:space="preserve">, et </w:t>
      </w:r>
      <m:oMath>
        <m:sSub>
          <m:sSubPr>
            <m:ctrlPr>
              <w:rPr>
                <w:rFonts w:ascii="Cambria Math" w:hAnsi="Cambria Math"/>
                <w:i/>
              </w:rPr>
            </m:ctrlPr>
          </m:sSubPr>
          <m:e>
            <m:r>
              <w:rPr>
                <w:rFonts w:ascii="Cambria Math" w:hAnsi="Cambria Math"/>
              </w:rPr>
              <m:t>b</m:t>
            </m:r>
          </m:e>
          <m:sub>
            <m:r>
              <w:rPr>
                <w:rFonts w:ascii="Cambria Math" w:hAnsi="Cambria Math"/>
              </w:rPr>
              <m:t>2,i</m:t>
            </m:r>
          </m:sub>
        </m:sSub>
      </m:oMath>
      <w:r>
        <w:rPr>
          <w:rFonts w:eastAsiaTheme="minorEastAsia"/>
        </w:rPr>
        <w:t xml:space="preserve"> </w:t>
      </w:r>
      <w:r>
        <w:t>sont des constantes spectroscopiques.</w:t>
      </w:r>
    </w:p>
    <w:p w14:paraId="3058490C" w14:textId="77777777" w:rsidR="00327A78" w:rsidRDefault="00327A78" w:rsidP="00327A78">
      <w:pPr>
        <w:jc w:val="both"/>
      </w:pPr>
      <w:r>
        <w:t xml:space="preserve">Les constantes spectroscopiques pour chaque ligne d'absorption ainsi que leurs fréquences sont regroupées dans le Tableau en annexe A.1 pour l'oxygène et dans le Tableau en annexe A.2 pour la vapeur d'eau. </w:t>
      </w:r>
    </w:p>
    <w:p w14:paraId="45F72FC5" w14:textId="77777777" w:rsidR="00327A78" w:rsidRDefault="00327A78" w:rsidP="009324F1">
      <w:pPr>
        <w:spacing w:after="0"/>
        <w:jc w:val="both"/>
      </w:pPr>
      <w:r>
        <w:t>Le facteur de forme de chaque ligne d'absorption pour l'oxygène e</w:t>
      </w:r>
      <w:r w:rsidR="000F2F91">
        <w:t xml:space="preserve">t la vapeur d'eau est donné par </w:t>
      </w:r>
      <w: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14:paraId="0DB369D9" w14:textId="77777777" w:rsidTr="00E4541B">
        <w:trPr>
          <w:trHeight w:val="624"/>
        </w:trPr>
        <w:tc>
          <w:tcPr>
            <w:tcW w:w="740" w:type="pct"/>
            <w:vAlign w:val="center"/>
          </w:tcPr>
          <w:p w14:paraId="36F06D50" w14:textId="77777777" w:rsidR="009324F1" w:rsidRDefault="009324F1" w:rsidP="00E4541B">
            <w:pPr>
              <w:jc w:val="center"/>
            </w:pPr>
          </w:p>
        </w:tc>
        <w:tc>
          <w:tcPr>
            <w:tcW w:w="3521" w:type="pct"/>
            <w:vAlign w:val="center"/>
          </w:tcPr>
          <w:p w14:paraId="409E5A3F" w14:textId="77777777" w:rsidR="009324F1" w:rsidRDefault="00BC4AB9"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ox,i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ooxxy,i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ox,i</m:t>
                            </m:r>
                          </m:sub>
                          <m:sup>
                            <m:r>
                              <w:rPr>
                                <w:rFonts w:ascii="Cambria Math" w:hAnsi="Cambria Math"/>
                              </w:rPr>
                              <m:t>2</m:t>
                            </m:r>
                          </m:sup>
                        </m:sSubSup>
                      </m:den>
                    </m:f>
                  </m:e>
                </m:d>
              </m:oMath>
            </m:oMathPara>
          </w:p>
        </w:tc>
        <w:tc>
          <w:tcPr>
            <w:tcW w:w="739" w:type="pct"/>
            <w:vAlign w:val="center"/>
          </w:tcPr>
          <w:p w14:paraId="15F907F8" w14:textId="77777777" w:rsidR="009324F1" w:rsidRDefault="009324F1" w:rsidP="00E4541B">
            <w:pPr>
              <w:keepNext/>
              <w:jc w:val="center"/>
            </w:pPr>
            <w:r>
              <w:t xml:space="preserve">(1. </w:t>
            </w:r>
            <w:fldSimple w:instr=" SEQ 1. \* ARABIC ">
              <w:r>
                <w:rPr>
                  <w:noProof/>
                </w:rPr>
                <w:t>8</w:t>
              </w:r>
            </w:fldSimple>
            <w:r>
              <w:t>)</w:t>
            </w:r>
          </w:p>
        </w:tc>
      </w:tr>
      <w:tr w:rsidR="009324F1" w14:paraId="7ACDB92A" w14:textId="77777777" w:rsidTr="00E4541B">
        <w:trPr>
          <w:trHeight w:val="624"/>
        </w:trPr>
        <w:tc>
          <w:tcPr>
            <w:tcW w:w="740" w:type="pct"/>
            <w:vAlign w:val="center"/>
          </w:tcPr>
          <w:p w14:paraId="36F05883" w14:textId="77777777" w:rsidR="009324F1" w:rsidRDefault="009324F1" w:rsidP="00E4541B">
            <w:pPr>
              <w:jc w:val="center"/>
            </w:pPr>
          </w:p>
        </w:tc>
        <w:tc>
          <w:tcPr>
            <w:tcW w:w="3521" w:type="pct"/>
            <w:vAlign w:val="center"/>
          </w:tcPr>
          <w:p w14:paraId="3D8079A6" w14:textId="77777777" w:rsidR="009324F1" w:rsidRDefault="00BC4AB9"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wv,i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wv,i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wv,i</m:t>
                            </m:r>
                          </m:sub>
                          <m:sup>
                            <m:r>
                              <w:rPr>
                                <w:rFonts w:ascii="Cambria Math" w:hAnsi="Cambria Math"/>
                              </w:rPr>
                              <m:t>2</m:t>
                            </m:r>
                          </m:sup>
                        </m:sSubSup>
                      </m:den>
                    </m:f>
                  </m:e>
                </m:d>
              </m:oMath>
            </m:oMathPara>
          </w:p>
        </w:tc>
        <w:tc>
          <w:tcPr>
            <w:tcW w:w="739" w:type="pct"/>
            <w:vAlign w:val="center"/>
          </w:tcPr>
          <w:p w14:paraId="04C7A9E7" w14:textId="77777777" w:rsidR="009324F1" w:rsidRDefault="009324F1" w:rsidP="00E4541B">
            <w:pPr>
              <w:keepNext/>
              <w:jc w:val="center"/>
            </w:pPr>
            <w:r>
              <w:t xml:space="preserve">(1. </w:t>
            </w:r>
            <w:fldSimple w:instr=" SEQ 1. \* ARABIC ">
              <w:r>
                <w:rPr>
                  <w:noProof/>
                </w:rPr>
                <w:t>9</w:t>
              </w:r>
            </w:fldSimple>
            <w:r>
              <w:t>)</w:t>
            </w:r>
          </w:p>
        </w:tc>
      </w:tr>
    </w:tbl>
    <w:p w14:paraId="41456D94" w14:textId="77777777" w:rsidR="00327A78" w:rsidRPr="0064130E" w:rsidRDefault="00327A78" w:rsidP="00327A78">
      <w:pPr>
        <w:jc w:val="both"/>
        <w:rPr>
          <w:rFonts w:eastAsiaTheme="minorEastAsia"/>
        </w:rPr>
      </w:pPr>
      <w:r>
        <w:rPr>
          <w:rFonts w:eastAsiaTheme="minorEastAsia"/>
        </w:rPr>
        <w:t>où</w:t>
      </w:r>
      <w:r w:rsidRPr="0064130E">
        <w:rPr>
          <w:rFonts w:eastAsiaTheme="minorEastAsia"/>
        </w:rPr>
        <w:t xml:space="preserve"> </w:t>
      </w:r>
      <w:r w:rsidRPr="0064130E">
        <w:rPr>
          <w:rFonts w:ascii="Cambria Math" w:eastAsiaTheme="minorEastAsia" w:hAnsi="Cambria Math" w:cs="Cambria Math"/>
        </w:rPr>
        <w:t>𝛿</w:t>
      </w:r>
      <w:r w:rsidRPr="0064130E">
        <w:rPr>
          <w:rFonts w:eastAsiaTheme="minorEastAsia"/>
        </w:rPr>
        <w:t xml:space="preserve">  est un facteur de correction qui apparaît en raison des effets d'interférence dans les lignes d'absorption de l'oxygène,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oMath>
      <w:r w:rsidRPr="0064130E">
        <w:rPr>
          <w:rFonts w:eastAsiaTheme="minorEastAsia"/>
        </w:rPr>
        <w:t xml:space="preserve"> est la largeur de chaque ligne d'absorption de l'oxygène en </w:t>
      </w:r>
      <w:r w:rsidR="000F2F91">
        <w:rPr>
          <w:rFonts w:eastAsiaTheme="minorEastAsia"/>
        </w:rPr>
        <w:t>[</w:t>
      </w:r>
      <w:r>
        <w:rPr>
          <w:rFonts w:ascii="Cambria Math" w:eastAsiaTheme="minorEastAsia" w:hAnsi="Cambria Math" w:cs="Cambria Math"/>
        </w:rPr>
        <w:t>GHz</w:t>
      </w:r>
      <w:r w:rsidR="000F2F91">
        <w:rPr>
          <w:rFonts w:ascii="Cambria Math" w:eastAsiaTheme="minorEastAsia" w:hAnsi="Cambria Math" w:cs="Cambria Math"/>
        </w:rPr>
        <w:t>]</w:t>
      </w:r>
      <w:r w:rsidRPr="0064130E">
        <w:rPr>
          <w:rFonts w:eastAsiaTheme="minorEastAs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oMath>
      <w:r w:rsidRPr="0064130E">
        <w:rPr>
          <w:rFonts w:eastAsiaTheme="minorEastAsia"/>
        </w:rPr>
        <w:t xml:space="preserve"> est la largeur de chaque ligne d'absorption de la vapeur d'eau en </w:t>
      </w:r>
      <w:r w:rsidR="000F2F91">
        <w:rPr>
          <w:rFonts w:eastAsiaTheme="minorEastAsia"/>
        </w:rPr>
        <w:t>[</w:t>
      </w:r>
      <w:r>
        <w:rPr>
          <w:rFonts w:ascii="Cambria Math" w:eastAsiaTheme="minorEastAsia" w:hAnsi="Cambria Math" w:cs="Cambria Math"/>
        </w:rPr>
        <w:t>GHz</w:t>
      </w:r>
      <w:r w:rsidR="000F2F91">
        <w:rPr>
          <w:rFonts w:ascii="Cambria Math" w:eastAsiaTheme="minorEastAsia" w:hAnsi="Cambria Math" w:cs="Cambria Math"/>
        </w:rPr>
        <w:t>]</w:t>
      </w:r>
      <w:r w:rsidRPr="0064130E">
        <w:rPr>
          <w:rFonts w:eastAsiaTheme="minorEastAsia"/>
        </w:rPr>
        <w:t>.</w:t>
      </w:r>
    </w:p>
    <w:p w14:paraId="1F89A135" w14:textId="77777777" w:rsidR="00327A78" w:rsidRDefault="00327A78" w:rsidP="009324F1">
      <w:pPr>
        <w:spacing w:after="0"/>
        <w:jc w:val="both"/>
      </w:pPr>
      <w:r w:rsidRPr="0064130E">
        <w:t>La largeur de chaque ligne d'absorption pour l'oxygène et la vapeur d'eau est d'abord calculée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14:paraId="5D386510" w14:textId="77777777" w:rsidTr="00E4541B">
        <w:trPr>
          <w:trHeight w:val="624"/>
        </w:trPr>
        <w:tc>
          <w:tcPr>
            <w:tcW w:w="740" w:type="pct"/>
            <w:vAlign w:val="center"/>
          </w:tcPr>
          <w:p w14:paraId="7DFA2AF1" w14:textId="77777777" w:rsidR="009324F1" w:rsidRDefault="009324F1" w:rsidP="00E4541B">
            <w:pPr>
              <w:jc w:val="center"/>
            </w:pPr>
          </w:p>
        </w:tc>
        <w:tc>
          <w:tcPr>
            <w:tcW w:w="3521" w:type="pct"/>
            <w:vAlign w:val="center"/>
          </w:tcPr>
          <w:p w14:paraId="014E64B4" w14:textId="77777777" w:rsidR="009324F1" w:rsidRDefault="00BC4AB9"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0.8-</m:t>
                        </m:r>
                        <m:sSub>
                          <m:sSubPr>
                            <m:ctrlPr>
                              <w:rPr>
                                <w:rFonts w:ascii="Cambria Math" w:hAnsi="Cambria Math"/>
                                <w:i/>
                              </w:rPr>
                            </m:ctrlPr>
                          </m:sSubPr>
                          <m:e>
                            <m:r>
                              <w:rPr>
                                <w:rFonts w:ascii="Cambria Math" w:hAnsi="Cambria Math"/>
                              </w:rPr>
                              <m:t>a</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+1.1θ</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wv</m:t>
                        </m:r>
                      </m:sub>
                    </m:sSub>
                    <m:ctrlPr>
                      <w:rPr>
                        <w:rFonts w:ascii="Cambria Math" w:eastAsiaTheme="minorEastAsia" w:hAnsi="Cambria Math"/>
                        <w:i/>
                      </w:rPr>
                    </m:ctrlPr>
                  </m:e>
                </m:d>
              </m:oMath>
            </m:oMathPara>
          </w:p>
        </w:tc>
        <w:tc>
          <w:tcPr>
            <w:tcW w:w="739" w:type="pct"/>
            <w:vAlign w:val="center"/>
          </w:tcPr>
          <w:p w14:paraId="3779F853" w14:textId="77777777" w:rsidR="009324F1" w:rsidRDefault="009324F1" w:rsidP="00E4541B">
            <w:pPr>
              <w:keepNext/>
              <w:jc w:val="center"/>
            </w:pPr>
            <w:r>
              <w:t xml:space="preserve">(1. </w:t>
            </w:r>
            <w:fldSimple w:instr=" SEQ 1. \* ARABIC ">
              <w:r>
                <w:rPr>
                  <w:noProof/>
                </w:rPr>
                <w:t>10</w:t>
              </w:r>
            </w:fldSimple>
            <w:r>
              <w:t>)</w:t>
            </w:r>
          </w:p>
        </w:tc>
      </w:tr>
      <w:tr w:rsidR="009324F1" w14:paraId="01E7EE39" w14:textId="77777777" w:rsidTr="00E4541B">
        <w:trPr>
          <w:trHeight w:val="624"/>
        </w:trPr>
        <w:tc>
          <w:tcPr>
            <w:tcW w:w="740" w:type="pct"/>
            <w:vAlign w:val="center"/>
          </w:tcPr>
          <w:p w14:paraId="578A051B" w14:textId="77777777" w:rsidR="009324F1" w:rsidRDefault="009324F1" w:rsidP="00E4541B">
            <w:pPr>
              <w:jc w:val="center"/>
            </w:pPr>
          </w:p>
        </w:tc>
        <w:tc>
          <w:tcPr>
            <w:tcW w:w="3521" w:type="pct"/>
            <w:vAlign w:val="center"/>
          </w:tcPr>
          <w:p w14:paraId="64F2C508" w14:textId="77777777" w:rsidR="009324F1" w:rsidRDefault="00BC4AB9"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sSub>
                          <m:sSubPr>
                            <m:ctrlPr>
                              <w:rPr>
                                <w:rFonts w:ascii="Cambria Math" w:hAnsi="Cambria Math"/>
                                <w:i/>
                              </w:rPr>
                            </m:ctrlPr>
                          </m:sSubPr>
                          <m:e>
                            <m:r>
                              <w:rPr>
                                <w:rFonts w:ascii="Cambria Math" w:hAnsi="Cambria Math"/>
                              </w:rPr>
                              <m:t>b</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5,i</m:t>
                        </m:r>
                      </m:sub>
                    </m:sSub>
                    <m:sSup>
                      <m:sSupPr>
                        <m:ctrlPr>
                          <w:rPr>
                            <w:rFonts w:ascii="Cambria Math" w:eastAsiaTheme="minorEastAsia" w:hAnsi="Cambria Math"/>
                            <w:i/>
                          </w:rPr>
                        </m:ctrlPr>
                      </m:sSupPr>
                      <m:e>
                        <m:r>
                          <w:rPr>
                            <w:rFonts w:ascii="Cambria Math" w:eastAsiaTheme="minorEastAsia" w:hAnsi="Cambria Math"/>
                          </w:rPr>
                          <m:t>θ</m:t>
                        </m:r>
                      </m:e>
                      <m: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6,i</m:t>
                            </m:r>
                          </m:sub>
                        </m:sSub>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wv</m:t>
                        </m:r>
                      </m:sub>
                    </m:sSub>
                    <m:ctrlPr>
                      <w:rPr>
                        <w:rFonts w:ascii="Cambria Math" w:eastAsiaTheme="minorEastAsia" w:hAnsi="Cambria Math"/>
                        <w:i/>
                      </w:rPr>
                    </m:ctrlPr>
                  </m:e>
                </m:d>
              </m:oMath>
            </m:oMathPara>
          </w:p>
        </w:tc>
        <w:tc>
          <w:tcPr>
            <w:tcW w:w="739" w:type="pct"/>
            <w:vAlign w:val="center"/>
          </w:tcPr>
          <w:p w14:paraId="507DB725" w14:textId="77777777" w:rsidR="009324F1" w:rsidRDefault="009324F1" w:rsidP="00E4541B">
            <w:pPr>
              <w:keepNext/>
              <w:jc w:val="center"/>
            </w:pPr>
            <w:r>
              <w:t xml:space="preserve">(1. </w:t>
            </w:r>
            <w:fldSimple w:instr=" SEQ 1. \* ARABIC ">
              <w:r>
                <w:rPr>
                  <w:noProof/>
                </w:rPr>
                <w:t>11</w:t>
              </w:r>
            </w:fldSimple>
            <w:r>
              <w:t>)</w:t>
            </w:r>
          </w:p>
        </w:tc>
      </w:tr>
    </w:tbl>
    <w:p w14:paraId="39AAA3C6" w14:textId="77777777" w:rsidR="00327A78" w:rsidRDefault="00327A78" w:rsidP="00503928">
      <w:pPr>
        <w:spacing w:after="0"/>
        <w:jc w:val="both"/>
      </w:pPr>
      <w:r w:rsidRPr="00900165">
        <w:t>Ensuite, la largeur de la ligne est modifiée pour tenir compte de la division Zeeman des lignes d'absorption de l'oxygène et de l'élargissement Doppler des lignes d'absorption de la vapeur d'eau,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503928" w14:paraId="7B6910B0" w14:textId="77777777" w:rsidTr="00F057F4">
        <w:trPr>
          <w:trHeight w:val="624"/>
        </w:trPr>
        <w:tc>
          <w:tcPr>
            <w:tcW w:w="740" w:type="pct"/>
            <w:vAlign w:val="center"/>
          </w:tcPr>
          <w:p w14:paraId="6259BD12" w14:textId="77777777" w:rsidR="00503928" w:rsidRDefault="00503928" w:rsidP="00F057F4">
            <w:pPr>
              <w:jc w:val="center"/>
            </w:pPr>
          </w:p>
        </w:tc>
        <w:tc>
          <w:tcPr>
            <w:tcW w:w="3521" w:type="pct"/>
            <w:vAlign w:val="center"/>
          </w:tcPr>
          <w:p w14:paraId="27B739BA" w14:textId="77777777" w:rsidR="00503928" w:rsidRDefault="00503928" w:rsidP="00F057F4">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 xml:space="preserve">= </m:t>
                </m:r>
                <m:rad>
                  <m:radPr>
                    <m:degHide m:val="1"/>
                    <m:ctrlPr>
                      <w:rPr>
                        <w:rFonts w:ascii="Cambria Math" w:hAnsi="Cambria Math"/>
                        <w:i/>
                      </w:rPr>
                    </m:ctrlPr>
                  </m:radPr>
                  <m:deg/>
                  <m:e>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 xml:space="preserve">ox,i </m:t>
                        </m:r>
                      </m:sub>
                      <m:sup>
                        <m:r>
                          <w:rPr>
                            <w:rFonts w:ascii="Cambria Math" w:hAnsi="Cambria Math"/>
                          </w:rPr>
                          <m:t>2</m:t>
                        </m:r>
                      </m:sup>
                    </m:sSubSup>
                    <m:r>
                      <w:rPr>
                        <w:rFonts w:ascii="Cambria Math" w:hAnsi="Cambria Math"/>
                      </w:rPr>
                      <m:t>+2.25</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e>
                </m:rad>
              </m:oMath>
            </m:oMathPara>
          </w:p>
        </w:tc>
        <w:tc>
          <w:tcPr>
            <w:tcW w:w="739" w:type="pct"/>
            <w:vAlign w:val="center"/>
          </w:tcPr>
          <w:p w14:paraId="3B2E5469" w14:textId="77777777" w:rsidR="00503928" w:rsidRDefault="00503928" w:rsidP="00F057F4">
            <w:pPr>
              <w:keepNext/>
              <w:jc w:val="center"/>
            </w:pPr>
            <w:r>
              <w:t xml:space="preserve">(1. </w:t>
            </w:r>
            <w:fldSimple w:instr=" SEQ 1. \* ARABIC ">
              <w:r>
                <w:rPr>
                  <w:noProof/>
                </w:rPr>
                <w:t>12</w:t>
              </w:r>
            </w:fldSimple>
            <w:r>
              <w:t>)</w:t>
            </w:r>
          </w:p>
        </w:tc>
      </w:tr>
      <w:tr w:rsidR="00503928" w14:paraId="2EBB6B76" w14:textId="77777777" w:rsidTr="00F057F4">
        <w:trPr>
          <w:trHeight w:val="624"/>
        </w:trPr>
        <w:tc>
          <w:tcPr>
            <w:tcW w:w="740" w:type="pct"/>
            <w:vAlign w:val="center"/>
          </w:tcPr>
          <w:p w14:paraId="08B23A42" w14:textId="77777777" w:rsidR="00503928" w:rsidRDefault="00503928" w:rsidP="00F057F4">
            <w:pPr>
              <w:jc w:val="center"/>
            </w:pPr>
          </w:p>
        </w:tc>
        <w:tc>
          <w:tcPr>
            <w:tcW w:w="3521" w:type="pct"/>
            <w:vAlign w:val="center"/>
          </w:tcPr>
          <w:p w14:paraId="3871B571" w14:textId="77777777" w:rsidR="00503928" w:rsidRDefault="00503928" w:rsidP="00F057F4">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 0.535</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rad>
                  <m:radPr>
                    <m:degHide m:val="1"/>
                    <m:ctrlPr>
                      <w:rPr>
                        <w:rFonts w:ascii="Cambria Math" w:hAnsi="Cambria Math"/>
                        <w:i/>
                      </w:rPr>
                    </m:ctrlPr>
                  </m:radPr>
                  <m:deg/>
                  <m:e>
                    <m:eqArr>
                      <m:eqArrPr>
                        <m:ctrlPr>
                          <w:rPr>
                            <w:rFonts w:ascii="Cambria Math" w:hAnsi="Cambria Math"/>
                          </w:rPr>
                        </m:ctrlPr>
                      </m:eqArrPr>
                      <m:e>
                        <m:r>
                          <m:rPr>
                            <m:sty m:val="p"/>
                          </m:rPr>
                          <w:rPr>
                            <w:rFonts w:ascii="Cambria Math" w:hAnsi="Cambria Math"/>
                          </w:rPr>
                          <m:t>0.217Δ</m:t>
                        </m:r>
                        <m:sSubSup>
                          <m:sSubSupPr>
                            <m:ctrlPr>
                              <w:rPr>
                                <w:rFonts w:ascii="Cambria Math" w:hAnsi="Cambria Math"/>
                                <w:i/>
                              </w:rPr>
                            </m:ctrlPr>
                          </m:sSubSupPr>
                          <m:e>
                            <m:r>
                              <m:rPr>
                                <m:sty m:val="p"/>
                              </m:rPr>
                              <w:rPr>
                                <w:rFonts w:ascii="Cambria Math" w:hAnsi="Cambria Math"/>
                              </w:rPr>
                              <m:t>f</m:t>
                            </m:r>
                            <m:ctrlPr>
                              <w:rPr>
                                <w:rFonts w:ascii="Cambria Math" w:hAnsi="Cambria Math"/>
                              </w:rPr>
                            </m:ctrlPr>
                          </m:e>
                          <m:sub>
                            <m:r>
                              <m:rPr>
                                <m:sty m:val="p"/>
                              </m:rPr>
                              <w:rPr>
                                <w:rFonts w:ascii="Cambria Math" w:hAnsi="Cambria Math"/>
                              </w:rPr>
                              <m:t>wv,i</m:t>
                            </m:r>
                            <m:ctrlPr>
                              <w:rPr>
                                <w:rFonts w:ascii="Cambria Math" w:hAnsi="Cambria Math"/>
                              </w:rPr>
                            </m:ctrlPr>
                          </m:sub>
                          <m:sup>
                            <m:r>
                              <w:rPr>
                                <w:rFonts w:ascii="Cambria Math" w:hAnsi="Cambria Math"/>
                              </w:rPr>
                              <m:t>2</m:t>
                            </m:r>
                          </m:sup>
                        </m:sSubSup>
                        <m:f>
                          <m:fPr>
                            <m:ctrlPr>
                              <w:rPr>
                                <w:rFonts w:ascii="Cambria Math" w:hAnsi="Cambria Math"/>
                                <w:i/>
                              </w:rPr>
                            </m:ctrlPr>
                          </m:fPr>
                          <m:num>
                            <m:r>
                              <w:rPr>
                                <w:rFonts w:ascii="Cambria Math" w:hAnsi="Cambria Math"/>
                              </w:rPr>
                              <m:t>2.1316</m:t>
                            </m:r>
                            <m:sSup>
                              <m:sSupPr>
                                <m:ctrlPr>
                                  <w:rPr>
                                    <w:rFonts w:ascii="Cambria Math" w:hAnsi="Cambria Math"/>
                                    <w:i/>
                                  </w:rPr>
                                </m:ctrlPr>
                              </m:sSupPr>
                              <m:e>
                                <m:r>
                                  <w:rPr>
                                    <w:rFonts w:ascii="Cambria Math" w:hAnsi="Cambria Math"/>
                                  </w:rPr>
                                  <m:t>e</m:t>
                                </m:r>
                              </m:e>
                              <m:sup>
                                <m:r>
                                  <w:rPr>
                                    <w:rFonts w:ascii="Cambria Math" w:hAnsi="Cambria Math"/>
                                  </w:rPr>
                                  <m:t>-12</m:t>
                                </m:r>
                              </m:sup>
                            </m:sSup>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num>
                          <m:den>
                            <m:r>
                              <w:rPr>
                                <w:rFonts w:ascii="Cambria Math" w:hAnsi="Cambria Math"/>
                              </w:rPr>
                              <m:t>θ</m:t>
                            </m:r>
                          </m:den>
                        </m:f>
                        <m:ctrlPr>
                          <w:rPr>
                            <w:rFonts w:ascii="Cambria Math" w:hAnsi="Cambria Math"/>
                            <w:i/>
                          </w:rPr>
                        </m:ctrlPr>
                      </m:e>
                      <m:e>
                        <m:r>
                          <w:rPr>
                            <w:rFonts w:ascii="Cambria Math" w:hAnsi="Cambria Math"/>
                          </w:rPr>
                          <m:t xml:space="preserve"> </m:t>
                        </m:r>
                        <m:ctrlPr>
                          <w:rPr>
                            <w:rFonts w:ascii="Cambria Math" w:hAnsi="Cambria Math"/>
                            <w:i/>
                          </w:rPr>
                        </m:ctrlPr>
                      </m:e>
                    </m:eqArr>
                  </m:e>
                </m:rad>
              </m:oMath>
            </m:oMathPara>
          </w:p>
        </w:tc>
        <w:tc>
          <w:tcPr>
            <w:tcW w:w="739" w:type="pct"/>
            <w:vAlign w:val="center"/>
          </w:tcPr>
          <w:p w14:paraId="7D4A841E" w14:textId="77777777" w:rsidR="00503928" w:rsidRDefault="00503928" w:rsidP="00F057F4">
            <w:pPr>
              <w:keepNext/>
              <w:jc w:val="center"/>
            </w:pPr>
            <w:r>
              <w:t xml:space="preserve">(1. </w:t>
            </w:r>
            <w:fldSimple w:instr=" SEQ 1. \* ARABIC ">
              <w:r>
                <w:rPr>
                  <w:noProof/>
                </w:rPr>
                <w:t>13</w:t>
              </w:r>
            </w:fldSimple>
            <w:r>
              <w:t>)</w:t>
            </w:r>
          </w:p>
        </w:tc>
      </w:tr>
    </w:tbl>
    <w:p w14:paraId="67164B62" w14:textId="77777777" w:rsidR="00F057F4" w:rsidRDefault="00327A78" w:rsidP="00327A78">
      <w:pPr>
        <w:jc w:val="both"/>
        <w:rPr>
          <w:rFonts w:eastAsiaTheme="minorEastAsia"/>
        </w:rPr>
      </w:pPr>
      <w:r w:rsidRPr="00900165">
        <w:rPr>
          <w:rFonts w:eastAsiaTheme="minorEastAsia"/>
        </w:rPr>
        <w:lastRenderedPageBreak/>
        <w:t xml:space="preserve">La procédure décrite ci-dessus est valable pour l'ensemble de l'atmosphère pour des fréquences allant jusqu'à 1000 </w:t>
      </w:r>
      <w:r w:rsidR="000F2F91">
        <w:rPr>
          <w:rFonts w:eastAsiaTheme="minorEastAsia"/>
        </w:rPr>
        <w:t>[</w:t>
      </w:r>
      <w:r w:rsidRPr="00900165">
        <w:rPr>
          <w:rFonts w:eastAsiaTheme="minorEastAsia"/>
        </w:rPr>
        <w:t>GHz</w:t>
      </w:r>
      <w:r w:rsidR="000F2F91">
        <w:rPr>
          <w:rFonts w:eastAsiaTheme="minorEastAsia"/>
        </w:rPr>
        <w:t>]</w:t>
      </w:r>
      <w:r w:rsidRPr="00900165">
        <w:rPr>
          <w:rFonts w:eastAsiaTheme="minorEastAsia"/>
        </w:rPr>
        <w:t>.</w:t>
      </w:r>
      <w:r w:rsidR="00F057F4">
        <w:rPr>
          <w:rFonts w:eastAsiaTheme="minorEastAsia"/>
        </w:rPr>
        <w:t xml:space="preserve"> </w:t>
      </w:r>
    </w:p>
    <w:p w14:paraId="5D56CD4F" w14:textId="240F98E3" w:rsidR="00327A78" w:rsidRDefault="00F057F4" w:rsidP="00327A78">
      <w:pPr>
        <w:jc w:val="both"/>
        <w:rPr>
          <w:rFonts w:eastAsiaTheme="minorEastAsia"/>
        </w:rPr>
      </w:pPr>
      <w:r>
        <w:rPr>
          <w:rFonts w:eastAsiaTheme="minorEastAsia"/>
        </w:rPr>
        <w:t xml:space="preserve">Pour résumer, le calcul de l’atténuation spécifique due aux gaz atmosphériques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rPr>
          <w:rFonts w:eastAsiaTheme="minorEastAsia"/>
        </w:rPr>
        <w:t xml:space="preserve"> à l’aide du modèle présenté dans </w:t>
      </w:r>
      <w:r w:rsidRPr="00B55A82">
        <w:t>la Recommandation ITU-R P.676-12</w:t>
      </w:r>
      <w:r>
        <w:t xml:space="preserve"> nécessite en entré</w:t>
      </w:r>
      <w:r w:rsidR="00F359AD">
        <w:t>e</w:t>
      </w:r>
      <w:r>
        <w:t xml:space="preserve"> </w:t>
      </w:r>
      <w:r w:rsidR="008F65D2">
        <w:t xml:space="preserve">la température </w:t>
      </w:r>
      <m:oMath>
        <m:r>
          <w:rPr>
            <w:rFonts w:ascii="Cambria Math" w:hAnsi="Cambria Math"/>
          </w:rPr>
          <m:t>T</m:t>
        </m:r>
      </m:oMath>
      <w:r w:rsidR="008F65D2">
        <w:rPr>
          <w:rFonts w:eastAsiaTheme="minorEastAsia"/>
        </w:rPr>
        <w:t xml:space="preserve">, la pression partielle de la vapeur d’eau </w:t>
      </w:r>
      <m:oMath>
        <m:sSub>
          <m:sSubPr>
            <m:ctrlPr>
              <w:rPr>
                <w:rFonts w:ascii="Cambria Math" w:hAnsi="Cambria Math"/>
                <w:i/>
              </w:rPr>
            </m:ctrlPr>
          </m:sSubPr>
          <m:e>
            <m:r>
              <w:rPr>
                <w:rFonts w:ascii="Cambria Math" w:hAnsi="Cambria Math"/>
              </w:rPr>
              <m:t>P</m:t>
            </m:r>
          </m:e>
          <m:sub>
            <m:r>
              <w:rPr>
                <w:rFonts w:ascii="Cambria Math" w:hAnsi="Cambria Math"/>
              </w:rPr>
              <m:t>wv</m:t>
            </m:r>
          </m:sub>
        </m:sSub>
      </m:oMath>
      <w:r w:rsidR="008F65D2">
        <w:rPr>
          <w:rFonts w:eastAsiaTheme="minorEastAsia"/>
        </w:rPr>
        <w:t xml:space="preserve"> et la pression de l’air sec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sidR="008F65D2">
        <w:rPr>
          <w:rFonts w:eastAsiaTheme="minorEastAsia"/>
        </w:rPr>
        <w:t>.</w:t>
      </w:r>
    </w:p>
    <w:p w14:paraId="660F4050" w14:textId="3C157A88" w:rsidR="00327A78" w:rsidRDefault="00F359AD" w:rsidP="0017242F">
      <w:pPr>
        <w:jc w:val="both"/>
      </w:pPr>
      <w:ins w:id="45" w:author="Queyrel Julien" w:date="2023-09-22T16:41:00Z">
        <w:r>
          <w:t xml:space="preserve">Pertinence pour régions polaire ? </w:t>
        </w:r>
        <w:r>
          <w:sym w:font="Wingdings" w:char="F0E0"/>
        </w:r>
        <w:r>
          <w:t xml:space="preserve"> OK</w:t>
        </w:r>
      </w:ins>
    </w:p>
    <w:p w14:paraId="72233D7D" w14:textId="77777777" w:rsidR="00E559E1" w:rsidRDefault="00E559E1" w:rsidP="00644010">
      <w:pPr>
        <w:pStyle w:val="Titre2"/>
        <w:numPr>
          <w:ilvl w:val="2"/>
          <w:numId w:val="8"/>
        </w:numPr>
      </w:pPr>
      <w:bookmarkStart w:id="46" w:name="_Toc147139632"/>
      <w:r>
        <w:t>Atténuation due aux nuages</w:t>
      </w:r>
      <w:bookmarkEnd w:id="46"/>
    </w:p>
    <w:p w14:paraId="4CFACAFD" w14:textId="77777777" w:rsidR="00E559E1" w:rsidRDefault="00E559E1" w:rsidP="00E559E1"/>
    <w:p w14:paraId="4C4A1903" w14:textId="77777777" w:rsidR="00E559E1" w:rsidRDefault="00E559E1" w:rsidP="00F13B50">
      <w:pPr>
        <w:spacing w:after="0"/>
        <w:jc w:val="both"/>
      </w:pPr>
      <w:r>
        <w:t xml:space="preserve">Les nuages se composent de minuscules gouttelettes d'eau en suspension, et leur capacité à provoquer une atténuation peut être déterminée avec une précision </w:t>
      </w:r>
      <w:r w:rsidR="000408B5">
        <w:t>raisonnable</w:t>
      </w:r>
      <w:r>
        <w:t xml:space="preserve"> grâce au modèle de diffusion des ondes électromagnétiques de Rayleigh. La Recommandation ITU-R P.840-8 propose une méthode rigoureuse pour extraire le coefficient d'atténuation spécifique de l'eau liquide des nuages, noté </w:t>
      </w:r>
      <m:oMath>
        <m:sSub>
          <m:sSubPr>
            <m:ctrlPr>
              <w:rPr>
                <w:rFonts w:ascii="Cambria Math" w:hAnsi="Cambria Math"/>
                <w:i/>
              </w:rPr>
            </m:ctrlPr>
          </m:sSubPr>
          <m:e>
            <m:r>
              <w:rPr>
                <w:rFonts w:ascii="Cambria Math" w:hAnsi="Cambria Math"/>
              </w:rPr>
              <m:t>K</m:t>
            </m:r>
          </m:e>
          <m:sub>
            <m:r>
              <w:rPr>
                <w:rFonts w:ascii="Cambria Math" w:hAnsi="Cambria Math"/>
              </w:rPr>
              <m:t>cl</m:t>
            </m:r>
          </m:sub>
        </m:sSub>
      </m:oMath>
      <w:r w:rsidR="000F2F91">
        <w:t xml:space="preserve">, </w:t>
      </w:r>
      <w:r>
        <w:t xml:space="preserve">lequel dépend exclusivement de la fréquence et de la température. En multipliant ce coefficient par la densité d'eau liquide des nuages, notée </w:t>
      </w:r>
      <m:oMath>
        <m:sSub>
          <m:sSubPr>
            <m:ctrlPr>
              <w:rPr>
                <w:rFonts w:ascii="Cambria Math" w:hAnsi="Cambria Math"/>
                <w:i/>
              </w:rPr>
            </m:ctrlPr>
          </m:sSubPr>
          <m:e>
            <m:r>
              <w:rPr>
                <w:rFonts w:ascii="Cambria Math" w:hAnsi="Cambria Math"/>
              </w:rPr>
              <m:t>ρ</m:t>
            </m:r>
          </m:e>
          <m:sub>
            <m:r>
              <w:rPr>
                <w:rFonts w:ascii="Cambria Math" w:hAnsi="Cambria Math"/>
              </w:rPr>
              <m:t>cl</m:t>
            </m:r>
          </m:sub>
        </m:sSub>
      </m:oMath>
      <w:r>
        <w:t xml:space="preserve">, on obtient l'atténuation spécifique des nuages, notée </w:t>
      </w:r>
      <m:oMath>
        <m:sSub>
          <m:sSubPr>
            <m:ctrlPr>
              <w:rPr>
                <w:rFonts w:ascii="Cambria Math" w:hAnsi="Cambria Math" w:cs="Cambria Math"/>
                <w:i/>
              </w:rPr>
            </m:ctrlPr>
          </m:sSubPr>
          <m:e>
            <m:r>
              <w:rPr>
                <w:rFonts w:ascii="Cambria Math" w:hAnsi="Cambria Math" w:cs="Cambria Math"/>
              </w:rPr>
              <m:t>γ</m:t>
            </m:r>
          </m:e>
          <m:sub>
            <m:r>
              <w:rPr>
                <w:rFonts w:ascii="Cambria Math" w:hAnsi="Cambria Math" w:cs="Cambria Math"/>
              </w:rPr>
              <m:t>cl</m:t>
            </m:r>
          </m:sub>
        </m:sSub>
      </m:oMath>
      <w:r>
        <w:t xml:space="preserve">. L'atténuation causée par les nuages est ensuite calculée en intégrant cette atténuation spécifique tout au long du parcours </w:t>
      </w:r>
      <w:r w:rsidR="00185B75">
        <w:t>de l’onde</w:t>
      </w:r>
      <w:r>
        <w:t>.</w:t>
      </w:r>
    </w:p>
    <w:p w14:paraId="51AE5E68" w14:textId="77777777" w:rsidR="00F13B50" w:rsidRDefault="00F13B50" w:rsidP="00830650">
      <w:pPr>
        <w:spacing w:after="0"/>
        <w:jc w:val="both"/>
        <w:rPr>
          <w:rFonts w:cstheme="minorHAnsi"/>
        </w:rPr>
      </w:pPr>
      <w:r w:rsidRPr="009D1008">
        <w:rPr>
          <w:rFonts w:cstheme="minorHAnsi"/>
        </w:rPr>
        <w:t>L'atténuation spécifique due aux nuages peut être exprimée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F13B50" w14:paraId="465179A9" w14:textId="77777777" w:rsidTr="00F13B50">
        <w:trPr>
          <w:trHeight w:val="624"/>
        </w:trPr>
        <w:tc>
          <w:tcPr>
            <w:tcW w:w="740" w:type="pct"/>
            <w:vAlign w:val="center"/>
          </w:tcPr>
          <w:p w14:paraId="29689F36" w14:textId="77777777" w:rsidR="00F13B50" w:rsidRDefault="00F13B50" w:rsidP="00F13B50">
            <w:pPr>
              <w:jc w:val="center"/>
            </w:pPr>
          </w:p>
        </w:tc>
        <w:tc>
          <w:tcPr>
            <w:tcW w:w="3521" w:type="pct"/>
            <w:vAlign w:val="center"/>
          </w:tcPr>
          <w:p w14:paraId="2DB0B5E2" w14:textId="77777777" w:rsidR="00F13B50" w:rsidRDefault="00BC4AB9" w:rsidP="00F13B50">
            <w:pPr>
              <w:jc w:val="cente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cl</m:t>
                    </m:r>
                  </m:sub>
                </m:sSub>
                <m:r>
                  <w:rPr>
                    <w:rFonts w:ascii="Cambria Math" w:hAnsi="Cambria Math" w:cstheme="minorHAnsi"/>
                  </w:rPr>
                  <m:t>(f,T)=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cl</m:t>
                    </m:r>
                  </m:sub>
                </m:sSub>
                <m:r>
                  <w:rPr>
                    <w:rFonts w:ascii="Cambria Math" w:hAnsi="Cambria Math" w:cstheme="minorHAnsi"/>
                  </w:rPr>
                  <m:t>(f,T)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r>
                  <w:rPr>
                    <w:rFonts w:ascii="Cambria Math" w:eastAsiaTheme="minorEastAsia" w:hAnsi="Cambria Math" w:cstheme="minorHAnsi"/>
                  </w:rPr>
                  <m:t xml:space="preserve"> </m:t>
                </m:r>
              </m:oMath>
            </m:oMathPara>
          </w:p>
        </w:tc>
        <w:tc>
          <w:tcPr>
            <w:tcW w:w="739" w:type="pct"/>
            <w:vAlign w:val="center"/>
          </w:tcPr>
          <w:p w14:paraId="6F3E5BB7" w14:textId="77777777" w:rsidR="00F13B50" w:rsidRDefault="00F13B50" w:rsidP="00F13B50">
            <w:pPr>
              <w:keepNext/>
              <w:jc w:val="center"/>
            </w:pPr>
            <w:r>
              <w:t xml:space="preserve">(1. </w:t>
            </w:r>
            <w:fldSimple w:instr=" SEQ 1. \* ARABIC ">
              <w:r>
                <w:rPr>
                  <w:noProof/>
                </w:rPr>
                <w:t>14</w:t>
              </w:r>
            </w:fldSimple>
            <w:r>
              <w:t>)</w:t>
            </w:r>
          </w:p>
        </w:tc>
      </w:tr>
    </w:tbl>
    <w:p w14:paraId="3EB51DBD" w14:textId="77777777" w:rsidR="00F13B50" w:rsidRDefault="00ED743B" w:rsidP="00E559E1">
      <w:pPr>
        <w:jc w:val="both"/>
        <w:rPr>
          <w:rFonts w:cstheme="minorHAnsi"/>
        </w:rPr>
      </w:pPr>
      <w:r>
        <w:rPr>
          <w:rFonts w:eastAsiaTheme="minorEastAsia" w:cstheme="minorHAnsi"/>
        </w:rPr>
        <w:t>Où</w:t>
      </w:r>
      <w:r w:rsidRPr="00C7496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cl</m:t>
            </m:r>
          </m:sub>
        </m:sSub>
      </m:oMath>
      <w:r w:rsidR="000F2F91">
        <w:rPr>
          <w:rFonts w:eastAsiaTheme="minorEastAsia" w:cstheme="minorHAnsi"/>
        </w:rPr>
        <w:t xml:space="preserve"> </w:t>
      </w:r>
      <w:r w:rsidRPr="00C74961">
        <w:rPr>
          <w:rFonts w:eastAsiaTheme="minorEastAsia" w:cstheme="minorHAnsi"/>
        </w:rPr>
        <w:t xml:space="preserve">représente l'atténuation spécifique due aux nuages en </w:t>
      </w:r>
      <w:r w:rsidR="000F2F91">
        <w:rPr>
          <w:rFonts w:eastAsiaTheme="minorEastAsia" w:cstheme="minorHAnsi"/>
        </w:rPr>
        <w:t>[</w:t>
      </w:r>
      <w:r w:rsidR="000F2F91">
        <w:rPr>
          <w:rFonts w:ascii="Cambria Math" w:eastAsiaTheme="minorEastAsia" w:hAnsi="Cambria Math" w:cs="Cambria Math"/>
        </w:rPr>
        <w:t>dB.</w:t>
      </w:r>
      <w:r>
        <w:rPr>
          <w:rFonts w:ascii="Cambria Math" w:eastAsiaTheme="minorEastAsia" w:hAnsi="Cambria Math" w:cs="Cambria Math"/>
        </w:rPr>
        <w:t>km</w:t>
      </w:r>
      <w:r w:rsidR="000F2F91" w:rsidRPr="000F2F91">
        <w:rPr>
          <w:rFonts w:ascii="Cambria Math" w:eastAsiaTheme="minorEastAsia" w:hAnsi="Cambria Math" w:cs="Cambria Math"/>
          <w:vertAlign w:val="superscript"/>
        </w:rPr>
        <w:t>-1</w:t>
      </w:r>
      <w:r w:rsidR="000F2F91">
        <w:rPr>
          <w:rFonts w:ascii="Cambria Math" w:eastAsiaTheme="minorEastAsia" w:hAnsi="Cambria Math" w:cs="Cambria Math"/>
        </w:rPr>
        <w:t>]</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cl</m:t>
            </m:r>
          </m:sub>
        </m:sSub>
      </m:oMath>
      <w:r>
        <w:rPr>
          <w:rFonts w:eastAsiaTheme="minorEastAsia" w:cstheme="minorHAnsi"/>
        </w:rPr>
        <w:t xml:space="preserve"> </w:t>
      </w:r>
      <w:r w:rsidRPr="00C74961">
        <w:rPr>
          <w:rFonts w:eastAsiaTheme="minorEastAsia" w:cstheme="minorHAnsi"/>
        </w:rPr>
        <w:t xml:space="preserve">est le coefficient d'atténuation spécifique de l'eau liquide dans les nuages en </w:t>
      </w:r>
      <w:r w:rsidR="000F2F91">
        <w:t>[dB.km</w:t>
      </w:r>
      <w:r w:rsidR="000F2F91" w:rsidRPr="00185B75">
        <w:rPr>
          <w:vertAlign w:val="superscript"/>
        </w:rPr>
        <w:t>-1</w:t>
      </w:r>
      <w:r w:rsidR="000F2F91">
        <w:t>.g</w:t>
      </w:r>
      <w:r w:rsidR="000F2F91" w:rsidRPr="000F2F91">
        <w:rPr>
          <w:vertAlign w:val="superscript"/>
        </w:rPr>
        <w:t>-1</w:t>
      </w:r>
      <w:r w:rsidR="000F2F91">
        <w:t>.m</w:t>
      </w:r>
      <w:r w:rsidR="000F2F91" w:rsidRPr="00185B75">
        <w:rPr>
          <w:vertAlign w:val="superscript"/>
        </w:rPr>
        <w:t>3</w:t>
      </w:r>
      <w:r w:rsidR="000F2F91">
        <w:t xml:space="preserve">],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oMath>
      <w:r>
        <w:rPr>
          <w:rFonts w:eastAsiaTheme="minorEastAsia" w:cstheme="minorHAnsi"/>
        </w:rPr>
        <w:t xml:space="preserve"> est la masse</w:t>
      </w:r>
      <w:r w:rsidRPr="00C74961">
        <w:rPr>
          <w:rFonts w:eastAsiaTheme="minorEastAsia" w:cstheme="minorHAnsi"/>
        </w:rPr>
        <w:t xml:space="preserve"> en eau liquide </w:t>
      </w:r>
      <w:r>
        <w:rPr>
          <w:rFonts w:eastAsiaTheme="minorEastAsia" w:cstheme="minorHAnsi"/>
        </w:rPr>
        <w:t xml:space="preserve">des gouttelettes </w:t>
      </w:r>
      <w:r w:rsidRPr="00C74961">
        <w:rPr>
          <w:rFonts w:eastAsiaTheme="minorEastAsia" w:cstheme="minorHAnsi"/>
        </w:rPr>
        <w:t xml:space="preserve">dans le nuage </w:t>
      </w:r>
      <w:r>
        <w:rPr>
          <w:rFonts w:eastAsiaTheme="minorEastAsia" w:cstheme="minorHAnsi"/>
        </w:rPr>
        <w:t xml:space="preserve">par unité de volume </w:t>
      </w:r>
      <w:r w:rsidRPr="00C74961">
        <w:rPr>
          <w:rFonts w:eastAsiaTheme="minorEastAsia" w:cstheme="minorHAnsi"/>
        </w:rPr>
        <w:t xml:space="preserve">en </w:t>
      </w:r>
      <w:r w:rsidR="000F2F91">
        <w:rPr>
          <w:rFonts w:eastAsiaTheme="minorEastAsia" w:cstheme="minorHAnsi"/>
        </w:rPr>
        <w:t>[</w:t>
      </w:r>
      <w:r>
        <w:rPr>
          <w:rFonts w:ascii="Cambria Math" w:eastAsiaTheme="minorEastAsia" w:hAnsi="Cambria Math" w:cs="Cambria Math"/>
        </w:rPr>
        <w:t>g</w:t>
      </w:r>
      <w:r w:rsidR="000F2F91">
        <w:rPr>
          <w:rFonts w:ascii="Cambria Math" w:eastAsiaTheme="minorEastAsia" w:hAnsi="Cambria Math" w:cs="Cambria Math"/>
        </w:rPr>
        <w:t>.</w:t>
      </w:r>
      <w:r>
        <w:rPr>
          <w:rFonts w:ascii="Cambria Math" w:eastAsiaTheme="minorEastAsia" w:hAnsi="Cambria Math" w:cs="Cambria Math"/>
        </w:rPr>
        <w:t>m</w:t>
      </w:r>
      <w:r w:rsidR="000F2F91">
        <w:rPr>
          <w:rFonts w:ascii="Cambria Math" w:eastAsiaTheme="minorEastAsia" w:hAnsi="Cambria Math" w:cs="Cambria Math"/>
          <w:vertAlign w:val="superscript"/>
        </w:rPr>
        <w:t>-3</w:t>
      </w:r>
      <w:r w:rsidR="000F2F91">
        <w:rPr>
          <w:rFonts w:ascii="Cambria Math" w:eastAsiaTheme="minorEastAsia" w:hAnsi="Cambria Math" w:cs="Cambria Math"/>
        </w:rPr>
        <w:t>]</w:t>
      </w:r>
      <w:r>
        <w:rPr>
          <w:rFonts w:eastAsiaTheme="minorEastAsia" w:cstheme="minorHAnsi"/>
        </w:rPr>
        <w:t>,</w:t>
      </w:r>
      <w:r w:rsidRPr="00C74961">
        <w:rPr>
          <w:rFonts w:eastAsiaTheme="minorEastAsia" w:cstheme="minorHAnsi"/>
        </w:rPr>
        <w:t xml:space="preserve"> </w:t>
      </w:r>
      <m:oMath>
        <m:r>
          <w:rPr>
            <w:rFonts w:ascii="Cambria Math" w:eastAsiaTheme="minorEastAsia" w:hAnsi="Cambria Math" w:cs="Cambria Math"/>
          </w:rPr>
          <m:t>f</m:t>
        </m:r>
      </m:oMath>
      <w:r w:rsidRPr="00C74961">
        <w:rPr>
          <w:rFonts w:eastAsiaTheme="minorEastAsia" w:cstheme="minorHAnsi"/>
        </w:rPr>
        <w:t xml:space="preserve"> est la fréquence en </w:t>
      </w:r>
      <w:r w:rsidR="000F2F91">
        <w:rPr>
          <w:rFonts w:eastAsiaTheme="minorEastAsia" w:cstheme="minorHAnsi"/>
        </w:rPr>
        <w:t>[</w:t>
      </w:r>
      <w:r>
        <w:rPr>
          <w:rFonts w:ascii="Cambria Math" w:eastAsiaTheme="minorEastAsia" w:hAnsi="Cambria Math" w:cs="Cambria Math"/>
        </w:rPr>
        <w:t>GHz</w:t>
      </w:r>
      <w:r w:rsidR="000F2F91">
        <w:rPr>
          <w:rFonts w:ascii="Cambria Math" w:eastAsiaTheme="minorEastAsia" w:hAnsi="Cambria Math" w:cs="Cambria Math"/>
        </w:rPr>
        <w:t>]</w:t>
      </w:r>
      <w:r>
        <w:rPr>
          <w:rFonts w:eastAsiaTheme="minorEastAsia" w:cstheme="minorHAnsi"/>
        </w:rPr>
        <w:t xml:space="preserve">, </w:t>
      </w:r>
      <m:oMath>
        <m:r>
          <w:rPr>
            <w:rFonts w:ascii="Cambria Math" w:eastAsiaTheme="minorEastAsia" w:hAnsi="Cambria Math" w:cs="Cambria Math"/>
          </w:rPr>
          <m:t>T</m:t>
        </m:r>
      </m:oMath>
      <w:r w:rsidRPr="00C74961">
        <w:rPr>
          <w:rFonts w:eastAsiaTheme="minorEastAsia" w:cstheme="minorHAnsi"/>
        </w:rPr>
        <w:t xml:space="preserve"> est la température de l'eau liquide dans le nuage en </w:t>
      </w:r>
      <w:r w:rsidR="000F2F91">
        <w:rPr>
          <w:rFonts w:eastAsiaTheme="minorEastAsia" w:cstheme="minorHAnsi"/>
        </w:rPr>
        <w:t>[</w:t>
      </w:r>
      <w:r>
        <w:rPr>
          <w:rFonts w:ascii="Cambria Math" w:eastAsiaTheme="minorEastAsia" w:hAnsi="Cambria Math" w:cs="Cambria Math"/>
        </w:rPr>
        <w:t>K</w:t>
      </w:r>
      <w:r w:rsidR="000F2F91">
        <w:rPr>
          <w:rFonts w:ascii="Cambria Math" w:eastAsiaTheme="minorEastAsia" w:hAnsi="Cambria Math" w:cs="Cambria Math"/>
        </w:rPr>
        <w:t>]</w:t>
      </w:r>
      <w:r w:rsidRPr="00C74961">
        <w:rPr>
          <w:rFonts w:eastAsiaTheme="minorEastAsia" w:cstheme="minorHAnsi"/>
        </w:rPr>
        <w:t>.</w:t>
      </w:r>
    </w:p>
    <w:p w14:paraId="4542B13A" w14:textId="77777777" w:rsidR="00F13B50" w:rsidRDefault="00F13B50" w:rsidP="00CC7F8A">
      <w:pPr>
        <w:spacing w:after="0"/>
        <w:jc w:val="both"/>
        <w:rPr>
          <w:rFonts w:cstheme="minorHAnsi"/>
          <w:szCs w:val="24"/>
        </w:rPr>
      </w:pPr>
      <w:r w:rsidRPr="00A03317">
        <w:rPr>
          <w:rFonts w:cstheme="minorHAnsi"/>
          <w:szCs w:val="24"/>
        </w:rPr>
        <w:t xml:space="preserve">Pour calculer la valeur de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oMath>
      <w:r w:rsidRPr="00A03317">
        <w:rPr>
          <w:rFonts w:cstheme="minorHAnsi"/>
          <w:szCs w:val="24"/>
        </w:rPr>
        <w:t xml:space="preserve">, un modèle mathématique basé sur la diffusion de Rayleigh, qui utilise un modèle double Debye pour la permittivité diélectrique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Pr="00A03317">
        <w:rPr>
          <w:rFonts w:cstheme="minorHAnsi"/>
          <w:szCs w:val="24"/>
        </w:rPr>
        <w:t xml:space="preserve">, est </w:t>
      </w:r>
      <w:r w:rsidR="005661FE">
        <w:rPr>
          <w:rFonts w:cstheme="minorHAnsi"/>
          <w:szCs w:val="24"/>
        </w:rPr>
        <w:t>proposé par la R</w:t>
      </w:r>
      <w:r w:rsidR="00ED743B">
        <w:rPr>
          <w:rFonts w:cstheme="minorHAnsi"/>
          <w:szCs w:val="24"/>
        </w:rPr>
        <w:t xml:space="preserve">ecommandation </w:t>
      </w:r>
      <w:r w:rsidRPr="00A03317">
        <w:rPr>
          <w:rFonts w:cstheme="minorHAnsi"/>
          <w:szCs w:val="24"/>
        </w:rPr>
        <w:t xml:space="preserve"> </w:t>
      </w:r>
      <w:r w:rsidR="00ED743B">
        <w:t>ITU-R P.840-8</w:t>
      </w:r>
      <w:r w:rsidRPr="00A03317">
        <w:rPr>
          <w:rFonts w:cstheme="minorHAnsi"/>
          <w:szCs w:val="24"/>
        </w:rP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E31963" w14:paraId="79010829" w14:textId="77777777" w:rsidTr="008E739F">
        <w:trPr>
          <w:trHeight w:val="624"/>
        </w:trPr>
        <w:tc>
          <w:tcPr>
            <w:tcW w:w="740" w:type="pct"/>
            <w:vAlign w:val="center"/>
          </w:tcPr>
          <w:p w14:paraId="2A95E88C" w14:textId="77777777" w:rsidR="00E31963" w:rsidRDefault="00E31963" w:rsidP="008E739F">
            <w:pPr>
              <w:jc w:val="center"/>
            </w:pPr>
          </w:p>
        </w:tc>
        <w:tc>
          <w:tcPr>
            <w:tcW w:w="3521" w:type="pct"/>
            <w:vAlign w:val="center"/>
          </w:tcPr>
          <w:p w14:paraId="5406FA9B" w14:textId="77777777" w:rsidR="00E31963" w:rsidRDefault="00BC4AB9" w:rsidP="008E739F">
            <w:pPr>
              <w:jc w:val="cente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f,T</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0.819f</m:t>
                    </m:r>
                  </m:num>
                  <m:den>
                    <m:sSubSup>
                      <m:sSubSupPr>
                        <m:ctrlPr>
                          <w:rPr>
                            <w:rFonts w:ascii="Cambria Math" w:hAnsi="Cambria Math" w:cstheme="minorHAnsi"/>
                            <w:i/>
                          </w:rPr>
                        </m:ctrlPr>
                      </m:sSubSupPr>
                      <m:e>
                        <m:r>
                          <w:rPr>
                            <w:rFonts w:ascii="Cambria Math" w:hAnsi="Cambria Math" w:cstheme="minorHAnsi"/>
                          </w:rPr>
                          <m:t>ε</m:t>
                        </m:r>
                      </m:e>
                      <m:sub>
                        <m:r>
                          <w:rPr>
                            <w:rFonts w:ascii="Cambria Math" w:hAnsi="Cambria Math" w:cstheme="minorHAnsi"/>
                          </w:rPr>
                          <m:t>w</m:t>
                        </m:r>
                      </m:sub>
                      <m:sup>
                        <m:r>
                          <w:rPr>
                            <w:rFonts w:ascii="Cambria Math" w:hAnsi="Cambria Math" w:cstheme="minorHAnsi"/>
                          </w:rPr>
                          <m:t>''</m:t>
                        </m:r>
                      </m:sup>
                    </m:sSubSup>
                    <m:d>
                      <m:dPr>
                        <m:ctrlPr>
                          <w:rPr>
                            <w:rFonts w:ascii="Cambria Math" w:hAnsi="Cambria Math" w:cstheme="minorHAnsi"/>
                            <w:i/>
                          </w:rPr>
                        </m:ctrlPr>
                      </m:dPr>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η</m:t>
                            </m:r>
                          </m:e>
                          <m:sup>
                            <m:r>
                              <w:rPr>
                                <w:rFonts w:ascii="Cambria Math" w:hAnsi="Cambria Math" w:cstheme="minorHAnsi"/>
                              </w:rPr>
                              <m:t>2</m:t>
                            </m:r>
                          </m:sup>
                        </m:sSup>
                      </m:e>
                    </m:d>
                  </m:den>
                </m:f>
                <m:r>
                  <w:rPr>
                    <w:rFonts w:ascii="Cambria Math" w:hAnsi="Cambria Math" w:cstheme="minorHAnsi"/>
                  </w:rPr>
                  <m:t xml:space="preserve"> </m:t>
                </m:r>
              </m:oMath>
            </m:oMathPara>
          </w:p>
        </w:tc>
        <w:tc>
          <w:tcPr>
            <w:tcW w:w="739" w:type="pct"/>
            <w:vAlign w:val="center"/>
          </w:tcPr>
          <w:p w14:paraId="2AC8EB8B" w14:textId="77777777" w:rsidR="00E31963" w:rsidRDefault="00E31963" w:rsidP="008E739F">
            <w:pPr>
              <w:keepNext/>
              <w:jc w:val="center"/>
            </w:pPr>
            <w:r>
              <w:t xml:space="preserve">(1. </w:t>
            </w:r>
            <w:fldSimple w:instr=" SEQ 1. \* ARABIC ">
              <w:r>
                <w:rPr>
                  <w:noProof/>
                </w:rPr>
                <w:t>15</w:t>
              </w:r>
            </w:fldSimple>
            <w:r>
              <w:t>)</w:t>
            </w:r>
          </w:p>
        </w:tc>
      </w:tr>
    </w:tbl>
    <w:p w14:paraId="37A316D7" w14:textId="77777777" w:rsidR="00F13B50" w:rsidRDefault="00F13B50" w:rsidP="00CC7F8A">
      <w:pPr>
        <w:spacing w:after="0"/>
        <w:jc w:val="both"/>
        <w:rPr>
          <w:rFonts w:eastAsiaTheme="minorEastAsia" w:cstheme="minorHAnsi"/>
        </w:rPr>
      </w:pPr>
      <w:r>
        <w:rPr>
          <w:rFonts w:eastAsiaTheme="minorEastAsia" w:cstheme="minorHAnsi"/>
        </w:rPr>
        <w:t>Avec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AC691E" w14:paraId="0F50BD49" w14:textId="77777777" w:rsidTr="008E739F">
        <w:trPr>
          <w:trHeight w:val="624"/>
        </w:trPr>
        <w:tc>
          <w:tcPr>
            <w:tcW w:w="740" w:type="pct"/>
            <w:vAlign w:val="center"/>
          </w:tcPr>
          <w:p w14:paraId="06AFF905" w14:textId="77777777" w:rsidR="00AC691E" w:rsidRDefault="00AC691E" w:rsidP="008E739F">
            <w:pPr>
              <w:jc w:val="center"/>
            </w:pPr>
          </w:p>
        </w:tc>
        <w:tc>
          <w:tcPr>
            <w:tcW w:w="3521" w:type="pct"/>
            <w:vAlign w:val="center"/>
          </w:tcPr>
          <w:p w14:paraId="27F0F029" w14:textId="77777777" w:rsidR="00AC691E" w:rsidRDefault="00AC691E" w:rsidP="008E739F">
            <w:pPr>
              <w:jc w:val="center"/>
            </w:pPr>
            <m:oMathPara>
              <m:oMath>
                <m:r>
                  <w:rPr>
                    <w:rFonts w:ascii="Cambria Math" w:eastAsiaTheme="minorEastAsia" w:hAnsi="Cambria Math" w:cstheme="minorHAnsi"/>
                  </w:rPr>
                  <m:t>η=</m:t>
                </m:r>
                <m:f>
                  <m:fPr>
                    <m:ctrlPr>
                      <w:rPr>
                        <w:rFonts w:ascii="Cambria Math" w:eastAsiaTheme="minorEastAsia" w:hAnsi="Cambria Math" w:cstheme="minorHAnsi"/>
                        <w:i/>
                      </w:rPr>
                    </m:ctrlPr>
                  </m:fPr>
                  <m:num>
                    <m:r>
                      <w:rPr>
                        <w:rFonts w:ascii="Cambria Math" w:eastAsiaTheme="minorEastAsia" w:hAnsi="Cambria Math" w:cstheme="minorHAnsi"/>
                      </w:rPr>
                      <m:t xml:space="preserve">2 </m:t>
                    </m:r>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num>
                  <m:den>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den>
                </m:f>
                <m:r>
                  <w:rPr>
                    <w:rFonts w:ascii="Cambria Math" w:eastAsiaTheme="minorEastAsia" w:hAnsi="Cambria Math" w:cstheme="minorHAnsi"/>
                  </w:rPr>
                  <m:t xml:space="preserve"> </m:t>
                </m:r>
              </m:oMath>
            </m:oMathPara>
          </w:p>
        </w:tc>
        <w:tc>
          <w:tcPr>
            <w:tcW w:w="739" w:type="pct"/>
            <w:vAlign w:val="center"/>
          </w:tcPr>
          <w:p w14:paraId="613A2956" w14:textId="77777777" w:rsidR="00AC691E" w:rsidRDefault="00AC691E" w:rsidP="008E739F">
            <w:pPr>
              <w:keepNext/>
              <w:jc w:val="center"/>
            </w:pPr>
            <w:r>
              <w:t xml:space="preserve">(1. </w:t>
            </w:r>
            <w:fldSimple w:instr=" SEQ 1. \* ARABIC ">
              <w:r>
                <w:rPr>
                  <w:noProof/>
                </w:rPr>
                <w:t>16</w:t>
              </w:r>
            </w:fldSimple>
            <w:r>
              <w:t>)</w:t>
            </w:r>
          </w:p>
        </w:tc>
      </w:tr>
    </w:tbl>
    <w:p w14:paraId="277A425B" w14:textId="77777777" w:rsidR="00E459F1" w:rsidRDefault="00E459F1" w:rsidP="00F13B50">
      <w:pPr>
        <w:jc w:val="both"/>
        <w:rPr>
          <w:rFonts w:eastAsiaTheme="minorEastAsia" w:cstheme="minorHAnsi"/>
        </w:rPr>
      </w:pPr>
      <w:r>
        <w:rPr>
          <w:rFonts w:eastAsiaTheme="minorEastAsia" w:cstheme="minorHAnsi"/>
        </w:rPr>
        <w:t xml:space="preserve">Dans ces équations, </w:t>
      </w:r>
      <m:oMath>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oMath>
      <w:r>
        <w:rPr>
          <w:rFonts w:eastAsiaTheme="minorEastAsia" w:cstheme="minorHAnsi"/>
        </w:rPr>
        <w:t xml:space="preserve"> et </w:t>
      </w:r>
      <m:oMath>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oMath>
      <w:r>
        <w:rPr>
          <w:rFonts w:eastAsiaTheme="minorEastAsia" w:cstheme="minorHAnsi"/>
        </w:rPr>
        <w:t xml:space="preserve"> sont respectivement les partie réelles et imaginaire de la permittivité diélectrique complexe de l’eau.</w:t>
      </w:r>
    </w:p>
    <w:p w14:paraId="185076AD" w14:textId="1F0A9531" w:rsidR="00E459F1" w:rsidRDefault="00E459F1" w:rsidP="00F13B50">
      <w:pPr>
        <w:jc w:val="both"/>
        <w:rPr>
          <w:ins w:id="47" w:author="Queyrel Julien" w:date="2023-09-22T16:43:00Z"/>
          <w:rFonts w:eastAsiaTheme="minorEastAsia"/>
        </w:rPr>
      </w:pPr>
      <w:r>
        <w:rPr>
          <w:rFonts w:eastAsiaTheme="minorEastAsia"/>
        </w:rPr>
        <w:t xml:space="preserve">Pour résumer, le calcul de l’atténuation spécifique due aux nuages  </w:t>
      </w:r>
      <m:oMath>
        <m:sSub>
          <m:sSubPr>
            <m:ctrlPr>
              <w:rPr>
                <w:rFonts w:ascii="Cambria Math" w:hAnsi="Cambria Math"/>
                <w:i/>
              </w:rPr>
            </m:ctrlPr>
          </m:sSubPr>
          <m:e>
            <m:r>
              <w:rPr>
                <w:rFonts w:ascii="Cambria Math" w:hAnsi="Cambria Math"/>
              </w:rPr>
              <m:t>γ</m:t>
            </m:r>
          </m:e>
          <m:sub>
            <m:r>
              <w:rPr>
                <w:rFonts w:ascii="Cambria Math" w:hAnsi="Cambria Math"/>
              </w:rPr>
              <m:t>cl</m:t>
            </m:r>
          </m:sub>
        </m:sSub>
      </m:oMath>
      <w:r>
        <w:rPr>
          <w:rFonts w:eastAsiaTheme="minorEastAsia"/>
        </w:rPr>
        <w:t xml:space="preserve"> à l’aide du modèle présenté dans </w:t>
      </w:r>
      <w:r w:rsidRPr="00B55A82">
        <w:t xml:space="preserve">la Recommandation </w:t>
      </w:r>
      <w:r>
        <w:t xml:space="preserve">ITU-R P.840-8 nécessite en entré la température </w:t>
      </w:r>
      <m:oMath>
        <m:r>
          <w:rPr>
            <w:rFonts w:ascii="Cambria Math" w:hAnsi="Cambria Math"/>
          </w:rPr>
          <m:t>T</m:t>
        </m:r>
      </m:oMath>
      <w:r>
        <w:rPr>
          <w:rFonts w:eastAsiaTheme="minorEastAsia"/>
        </w:rPr>
        <w:t xml:space="preserve">, la pression </w:t>
      </w:r>
      <m:oMath>
        <m:r>
          <w:rPr>
            <w:rFonts w:ascii="Cambria Math" w:eastAsiaTheme="minorEastAsia" w:hAnsi="Cambria Math"/>
          </w:rPr>
          <m:t>P</m:t>
        </m:r>
      </m:oMath>
      <w:r>
        <w:rPr>
          <w:rFonts w:eastAsiaTheme="minorEastAsia"/>
        </w:rPr>
        <w:t xml:space="preserve">, la teneur en eau liquide des gouttelettes dans le nuages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oMath>
      <w:r w:rsidR="00887947">
        <w:rPr>
          <w:rFonts w:eastAsiaTheme="minorEastAsia"/>
        </w:rPr>
        <w:t>,</w:t>
      </w:r>
      <w:r w:rsidR="0086769C">
        <w:rPr>
          <w:rFonts w:eastAsiaTheme="minorEastAsia"/>
        </w:rPr>
        <w:t xml:space="preserve"> les parties réelles et imaginaire de la </w:t>
      </w:r>
      <w:r>
        <w:rPr>
          <w:rFonts w:eastAsiaTheme="minorEastAsia"/>
        </w:rPr>
        <w:t xml:space="preserve"> permittivité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00887947">
        <w:rPr>
          <w:rFonts w:eastAsiaTheme="minorEastAsia"/>
          <w:szCs w:val="24"/>
        </w:rPr>
        <w:t xml:space="preserve"> et la fréquence </w:t>
      </w:r>
      <m:oMath>
        <m:r>
          <w:rPr>
            <w:rFonts w:ascii="Cambria Math" w:eastAsiaTheme="minorEastAsia" w:hAnsi="Cambria Math" w:cs="Cambria Math"/>
          </w:rPr>
          <m:t>f</m:t>
        </m:r>
      </m:oMath>
      <w:r w:rsidR="00887947">
        <w:rPr>
          <w:rFonts w:eastAsiaTheme="minorEastAsia"/>
        </w:rPr>
        <w:t xml:space="preserve"> de la liaison.</w:t>
      </w:r>
    </w:p>
    <w:p w14:paraId="740A2DD9" w14:textId="201A2DB1" w:rsidR="00F359AD" w:rsidRPr="00A03317" w:rsidRDefault="00F359AD" w:rsidP="00F13B50">
      <w:pPr>
        <w:jc w:val="both"/>
        <w:rPr>
          <w:rFonts w:eastAsiaTheme="minorEastAsia" w:cstheme="minorHAnsi"/>
        </w:rPr>
      </w:pPr>
      <w:ins w:id="48" w:author="Queyrel Julien" w:date="2023-09-22T16:43:00Z">
        <w:r>
          <w:rPr>
            <w:rFonts w:eastAsiaTheme="minorEastAsia" w:cstheme="minorHAnsi"/>
          </w:rPr>
          <w:t>je verrai bien un petit développement de calcul</w:t>
        </w:r>
      </w:ins>
      <w:ins w:id="49" w:author="Queyrel Julien" w:date="2023-09-22T16:44:00Z">
        <w:r>
          <w:rPr>
            <w:rFonts w:eastAsiaTheme="minorEastAsia" w:cstheme="minorHAnsi"/>
          </w:rPr>
          <w:t xml:space="preserve"> de K en faisant intervenir la DSD de goutellettes</w:t>
        </w:r>
      </w:ins>
      <w:ins w:id="50" w:author="Queyrel Julien" w:date="2023-09-22T16:47:00Z">
        <w:r>
          <w:rPr>
            <w:rFonts w:eastAsiaTheme="minorEastAsia" w:cstheme="minorHAnsi"/>
          </w:rPr>
          <w:t xml:space="preserve"> (qui finit par disparaitre des équations)</w:t>
        </w:r>
      </w:ins>
      <w:ins w:id="51" w:author="Queyrel Julien" w:date="2023-09-22T16:44:00Z">
        <w:r>
          <w:rPr>
            <w:rFonts w:eastAsiaTheme="minorEastAsia" w:cstheme="minorHAnsi"/>
          </w:rPr>
          <w:t xml:space="preserve"> </w:t>
        </w:r>
      </w:ins>
      <w:ins w:id="52" w:author="Queyrel Julien" w:date="2023-09-22T16:46:00Z">
        <w:r>
          <w:rPr>
            <w:rFonts w:eastAsiaTheme="minorEastAsia" w:cstheme="minorHAnsi"/>
          </w:rPr>
          <w:t>ainsi</w:t>
        </w:r>
      </w:ins>
      <w:ins w:id="53" w:author="Queyrel Julien" w:date="2023-09-22T16:47:00Z">
        <w:r>
          <w:rPr>
            <w:rFonts w:eastAsiaTheme="minorEastAsia" w:cstheme="minorHAnsi"/>
          </w:rPr>
          <w:t xml:space="preserve"> </w:t>
        </w:r>
      </w:ins>
      <w:ins w:id="54" w:author="Queyrel Julien" w:date="2023-09-22T16:46:00Z">
        <w:r>
          <w:rPr>
            <w:rFonts w:eastAsiaTheme="minorEastAsia" w:cstheme="minorHAnsi"/>
          </w:rPr>
          <w:t xml:space="preserve">que la section efficace d’extinction de Rayleigh en D au cube </w:t>
        </w:r>
      </w:ins>
      <w:ins w:id="55" w:author="Queyrel Julien" w:date="2023-09-22T16:47:00Z">
        <w:r w:rsidR="0051010F" w:rsidRPr="0051010F">
          <w:rPr>
            <w:rFonts w:eastAsiaTheme="minorEastAsia" w:cstheme="minorHAnsi"/>
          </w:rPr>
          <w:sym w:font="Wingdings" w:char="F0E0"/>
        </w:r>
        <w:r w:rsidR="0051010F">
          <w:rPr>
            <w:rFonts w:eastAsiaTheme="minorEastAsia" w:cstheme="minorHAnsi"/>
          </w:rPr>
          <w:t xml:space="preserve"> ca dépend plus de la DSD (mais du contenu)</w:t>
        </w:r>
      </w:ins>
    </w:p>
    <w:p w14:paraId="61E5879D" w14:textId="1C7523D1" w:rsidR="00EA0FBE" w:rsidRDefault="007F2580">
      <w:pPr>
        <w:pStyle w:val="Paragraphedeliste"/>
        <w:numPr>
          <w:ilvl w:val="0"/>
          <w:numId w:val="11"/>
        </w:numPr>
        <w:jc w:val="both"/>
        <w:pPrChange w:id="56" w:author="Queyrel Julien" w:date="2023-09-22T17:04:00Z">
          <w:pPr>
            <w:jc w:val="both"/>
          </w:pPr>
        </w:pPrChange>
      </w:pPr>
      <w:ins w:id="57" w:author="Queyrel Julien" w:date="2023-09-22T17:04:00Z">
        <w:r>
          <w:t>validité dans les zones polaires ?</w:t>
        </w:r>
      </w:ins>
    </w:p>
    <w:p w14:paraId="3D9077CA" w14:textId="77777777" w:rsidR="00EA0FBE" w:rsidRDefault="00D20DCD" w:rsidP="00644010">
      <w:pPr>
        <w:pStyle w:val="Titre2"/>
        <w:numPr>
          <w:ilvl w:val="2"/>
          <w:numId w:val="8"/>
        </w:numPr>
      </w:pPr>
      <w:bookmarkStart w:id="58" w:name="_Toc147139633"/>
      <w:r>
        <w:lastRenderedPageBreak/>
        <w:t>Model</w:t>
      </w:r>
      <w:r w:rsidR="00EA0FBE">
        <w:t xml:space="preserve"> d’atténuation due </w:t>
      </w:r>
      <w:r>
        <w:t>aux hydrométéores</w:t>
      </w:r>
      <w:bookmarkEnd w:id="58"/>
    </w:p>
    <w:p w14:paraId="6A504D7B" w14:textId="77777777" w:rsidR="00EA0FBE" w:rsidRDefault="00EA0FBE" w:rsidP="00EA0FBE"/>
    <w:p w14:paraId="25B9645E" w14:textId="77777777" w:rsidR="007D3134" w:rsidRDefault="00D20DCD" w:rsidP="007D3134">
      <w:pPr>
        <w:jc w:val="both"/>
      </w:pPr>
      <w:r>
        <w:rPr>
          <w:noProof/>
          <w:lang w:val="en-US"/>
        </w:rPr>
        <mc:AlternateContent>
          <mc:Choice Requires="wps">
            <w:drawing>
              <wp:anchor distT="0" distB="0" distL="114300" distR="114300" simplePos="0" relativeHeight="251681792" behindDoc="0" locked="0" layoutInCell="1" allowOverlap="1" wp14:anchorId="3F49F4DE" wp14:editId="1343C0B1">
                <wp:simplePos x="0" y="0"/>
                <wp:positionH relativeFrom="column">
                  <wp:posOffset>857885</wp:posOffset>
                </wp:positionH>
                <wp:positionV relativeFrom="paragraph">
                  <wp:posOffset>4164330</wp:posOffset>
                </wp:positionV>
                <wp:extent cx="4045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14:paraId="4B56D172" w14:textId="77777777" w:rsidR="00BC4AB9" w:rsidRPr="00F34F03" w:rsidRDefault="00BC4AB9" w:rsidP="00D20DCD">
                            <w:pPr>
                              <w:pStyle w:val="Lgende"/>
                              <w:jc w:val="center"/>
                            </w:pPr>
                            <w:r>
                              <w:t>Figure 1.5 - Atténuation spécifique due aux gaz atmosphériques, aux nuages et à la pluie pour fréquences allant de 1 à 100 GHz. (V. Le Mire,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9F4DE" id="Zone de texte 14" o:spid="_x0000_s1029" type="#_x0000_t202" style="position:absolute;left:0;text-align:left;margin-left:67.55pt;margin-top:327.9pt;width:318.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WZNAIAAGsEAAAOAAAAZHJzL2Uyb0RvYy54bWysVMFu2zAMvQ/YPwi6L07apC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" stroked="f">
                <v:textbox style="mso-fit-shape-to-text:t" inset="0,0,0,0">
                  <w:txbxContent>
                    <w:p w14:paraId="4B56D172" w14:textId="77777777" w:rsidR="00BC4AB9" w:rsidRPr="00F34F03" w:rsidRDefault="00BC4AB9" w:rsidP="00D20DCD">
                      <w:pPr>
                        <w:pStyle w:val="Lgende"/>
                        <w:jc w:val="center"/>
                      </w:pPr>
                      <w:r>
                        <w:t>Figure 1.5 - Atténuation spécifique due aux gaz atmosphériques, aux nuages et à la pluie pour fréquences allant de 1 à 100 GHz. (V. Le Mire, 2021)</w:t>
                      </w:r>
                    </w:p>
                  </w:txbxContent>
                </v:textbox>
                <w10:wrap type="topAndBottom"/>
              </v:shape>
            </w:pict>
          </mc:Fallback>
        </mc:AlternateContent>
      </w:r>
      <w:commentRangeStart w:id="59"/>
      <w:r w:rsidRPr="00D20DCD">
        <w:rPr>
          <w:noProof/>
          <w:lang w:val="en-US"/>
        </w:rPr>
        <w:drawing>
          <wp:anchor distT="0" distB="0" distL="114300" distR="114300" simplePos="0" relativeHeight="251679744" behindDoc="0" locked="0" layoutInCell="1" allowOverlap="1" wp14:anchorId="29440A30" wp14:editId="32479CA5">
            <wp:simplePos x="0" y="0"/>
            <wp:positionH relativeFrom="margin">
              <wp:align>center</wp:align>
            </wp:positionH>
            <wp:positionV relativeFrom="paragraph">
              <wp:posOffset>1361440</wp:posOffset>
            </wp:positionV>
            <wp:extent cx="4045585" cy="274574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5585" cy="2745740"/>
                    </a:xfrm>
                    <a:prstGeom prst="rect">
                      <a:avLst/>
                    </a:prstGeom>
                    <a:noFill/>
                    <a:ln>
                      <a:noFill/>
                    </a:ln>
                  </pic:spPr>
                </pic:pic>
              </a:graphicData>
            </a:graphic>
          </wp:anchor>
        </w:drawing>
      </w:r>
      <w:commentRangeEnd w:id="59"/>
      <w:r w:rsidR="0051010F">
        <w:rPr>
          <w:rStyle w:val="Marquedecommentaire"/>
        </w:rPr>
        <w:commentReference w:id="59"/>
      </w:r>
      <w:r w:rsidR="007D3134">
        <w:t xml:space="preserve">Aux fréquences supérieures à 10 </w:t>
      </w:r>
      <w:r w:rsidR="004E49C7">
        <w:t>[</w:t>
      </w:r>
      <w:r w:rsidR="007D3134">
        <w:t>GHz</w:t>
      </w:r>
      <w:r w:rsidR="004E49C7">
        <w:t>]</w:t>
      </w:r>
      <w:r w:rsidR="007D3134">
        <w:t xml:space="preserve">, l'atténuation due </w:t>
      </w:r>
      <w:r>
        <w:t>aux hydrométéores</w:t>
      </w:r>
      <w:r w:rsidR="007D3134">
        <w:t xml:space="preserve"> devient </w:t>
      </w:r>
      <w:r w:rsidR="004E3C76">
        <w:t xml:space="preserve">un facteur </w:t>
      </w:r>
      <w:r w:rsidR="007D3134">
        <w:t>impactant dans la propagation troposphérique</w:t>
      </w:r>
      <w:r>
        <w:t>, quel que soit sa localisation sur la planète</w:t>
      </w:r>
      <w:r w:rsidR="007D3134">
        <w:t>. Cel</w:t>
      </w:r>
      <w:r w:rsidR="00087C4F">
        <w:t>a est visible dans la Figure 1.5</w:t>
      </w:r>
      <w:r w:rsidR="004E49C7">
        <w:t xml:space="preserve"> extraite de </w:t>
      </w:r>
      <w:r w:rsidR="004E49C7">
        <w:fldChar w:fldCharType="begin"/>
      </w:r>
      <w:r w:rsidR="004E49C7">
        <w:instrText xml:space="preserve"> ADDIN ZOTERO_ITEM CSL_CITATION {"citationID":"8YmvfSE0","properties":{"formattedCitation":"(Le Mire, 2021)","plainCitation":"(Le Mire, 2021)","noteIndex":0},"citationItems":[{"id":31,"uris":["http://zotero.org/users/local/n6fh7qN8/items/YBF5FC2C"],"itemData":{"id":31,"type":"thesis","genre":"PhD Thesis","publisher":"Thèse de l’Université de Toulouse","source":"Google Scholar","title":"Modélisation de la propagation Terre-Espace en bande Ka dans les zones tropicales et équatoriales","author":[{"family":"Le Mire","given":"V."}],"issued":{"date-parts":[["2021"]]}}}],"schema":"https://github.com/citation-style-language/schema/raw/master/csl-citation.json"} </w:instrText>
      </w:r>
      <w:r w:rsidR="004E49C7">
        <w:fldChar w:fldCharType="separate"/>
      </w:r>
      <w:r w:rsidR="004E49C7" w:rsidRPr="004E49C7">
        <w:rPr>
          <w:rFonts w:ascii="Calibri" w:hAnsi="Calibri" w:cs="Calibri"/>
        </w:rPr>
        <w:t>(Le Mire, 2021)</w:t>
      </w:r>
      <w:r w:rsidR="004E49C7">
        <w:fldChar w:fldCharType="end"/>
      </w:r>
      <w:r>
        <w:t>,</w:t>
      </w:r>
      <w:r w:rsidR="007D3134">
        <w:t xml:space="preserve"> où les différentes atténuations spécifiques atmosphériques sont calcul</w:t>
      </w:r>
      <w:r w:rsidR="004F75B9">
        <w:t>ées à l'aide des modèles de l'I</w:t>
      </w:r>
      <w:r w:rsidR="007D3134">
        <w:t>T</w:t>
      </w:r>
      <w:r w:rsidR="004F75B9">
        <w:t>U</w:t>
      </w:r>
      <w:r w:rsidR="007D3134">
        <w:t xml:space="preserve">-R. L'atténuation spécifique due aux gaz atmosphériques est ici calculée en utilisant le modèle </w:t>
      </w:r>
      <w:r w:rsidR="00E459F1">
        <w:t>présenté dans la section 1.1.3</w:t>
      </w:r>
      <w:r w:rsidR="007D3134">
        <w:t xml:space="preserve"> pour une atmosphère de référence à la surface de la Terre calculée selon la Recommandation </w:t>
      </w:r>
      <w:r w:rsidR="004D1BAE">
        <w:t>ITU</w:t>
      </w:r>
      <w:r w:rsidR="007D3134">
        <w:t xml:space="preserve">-R P.835-6. L'atténuation spécifique due aux nuages est calculée en utilisant le modèle décrit dans la </w:t>
      </w:r>
      <w:r w:rsidR="005661FE">
        <w:t>section 1.1.4 issus de la R</w:t>
      </w:r>
      <w:r w:rsidR="007D3134">
        <w:t xml:space="preserve">ecommandation </w:t>
      </w:r>
      <w:r w:rsidR="004F75B9">
        <w:t>ITU-R</w:t>
      </w:r>
      <w:r w:rsidR="007D3134">
        <w:t xml:space="preserve"> P.840-8.</w:t>
      </w:r>
      <w:r w:rsidRPr="00D20DCD">
        <w:t xml:space="preserve"> </w:t>
      </w:r>
      <w:r w:rsidR="007D3134">
        <w:t xml:space="preserve"> Les graphiques présentés ici correspondent aux valeurs de la teneur en eau liquide des nuages à la fois pour les nuages cumulus et cumulonimbus, qui sont les deux principaux types de nuages </w:t>
      </w:r>
      <w:r>
        <w:t xml:space="preserve">à l’origine de </w:t>
      </w:r>
      <w:r w:rsidR="007D3134">
        <w:t>pr</w:t>
      </w:r>
      <w:r>
        <w:t>écipitations</w:t>
      </w:r>
      <w:r w:rsidR="004E49C7">
        <w:t xml:space="preserve"> </w:t>
      </w:r>
      <w:r w:rsidR="004E49C7">
        <w:fldChar w:fldCharType="begin"/>
      </w:r>
      <w:r w:rsidR="004E49C7">
        <w:instrText xml:space="preserve"> ADDIN ZOTERO_ITEM CSL_CITATION {"citationID":"OcdVfNum","properties":{"formattedCitation":"(Gandhidasan et al., 2018)","plainCitation":"(Gandhidasan et al., 2018)","noteIndex":0},"citationItems":[{"id":36,"uris":["http://zotero.org/users/local/n6fh7qN8/items/S58FB6AY"],"itemData":{"id":36,"type":"article-journal","container-title":"Aerosol and Air Quality Research","issue":"1","note":"publisher: Taiwan Association for Aerosol Research","page":"200–213","source":"Google Scholar","title":"Simplified modeling and analysis of the fog water harvesting system in the Asir Region of the Kingdom of Saudi Arabia","volume":"18","author":[{"family":"Gandhidasan","given":"Palanichamy"},{"family":"Abualhamayel","given":"Habib I."},{"family":"Patel","given":"Faheemuddin"}],"issued":{"date-parts":[["2018"]]}}}],"schema":"https://github.com/citation-style-language/schema/raw/master/csl-citation.json"} </w:instrText>
      </w:r>
      <w:r w:rsidR="004E49C7">
        <w:fldChar w:fldCharType="separate"/>
      </w:r>
      <w:r w:rsidR="004E49C7" w:rsidRPr="004E49C7">
        <w:rPr>
          <w:rFonts w:ascii="Calibri" w:hAnsi="Calibri" w:cs="Calibri"/>
        </w:rPr>
        <w:t>(Gandhidasan et al., 2018)</w:t>
      </w:r>
      <w:r w:rsidR="004E49C7">
        <w:fldChar w:fldCharType="end"/>
      </w:r>
      <w:r w:rsidR="007D3134">
        <w:t xml:space="preserve">. L'atténuation spécifique due à la pluie est calculée au zénith en utilisant la Recommandation </w:t>
      </w:r>
      <w:r w:rsidR="004F75B9">
        <w:t>ITU-R</w:t>
      </w:r>
      <w:r w:rsidR="007D3134">
        <w:t xml:space="preserve"> P.838-3 pour deux taux de précipitation différents représentatifs de préci</w:t>
      </w:r>
      <w:r w:rsidR="004E49C7">
        <w:t xml:space="preserve">pitations modérées et intenses </w:t>
      </w:r>
      <w:r w:rsidR="004E49C7">
        <w:fldChar w:fldCharType="begin"/>
      </w:r>
      <w:r w:rsidR="004E49C7">
        <w:instrText xml:space="preserve"> ADDIN ZOTERO_ITEM CSL_CITATION {"citationID":"IEvDU8bT","properties":{"formattedCitation":"({\\i{}AMS Glossary}, 2010)","plainCitation":"(AMS Glossary, 2010)","noteIndex":0},"citationItems":[{"id":41,"uris":["http://zotero.org/users/local/n6fh7qN8/items/UW5DD2HZ"],"itemData":{"id":41,"type":"webpage","title":"AMS Glossary","URL":"https://web.archive.org/web/20100725142506/http://amsglossary.allenpress.com/glossary/search?id=rain1","accessed":{"date-parts":[["2023",9,18]]},"issued":{"date-parts":[["2010",7,25]]}}}],"schema":"https://github.com/citation-style-language/schema/raw/master/csl-citation.json"} </w:instrText>
      </w:r>
      <w:r w:rsidR="004E49C7">
        <w:fldChar w:fldCharType="separate"/>
      </w:r>
      <w:r w:rsidR="004E49C7" w:rsidRPr="004E49C7">
        <w:rPr>
          <w:rFonts w:ascii="Calibri" w:hAnsi="Calibri" w:cs="Calibri"/>
          <w:szCs w:val="24"/>
        </w:rPr>
        <w:t>(</w:t>
      </w:r>
      <w:r w:rsidR="004E49C7" w:rsidRPr="004E49C7">
        <w:rPr>
          <w:rFonts w:ascii="Calibri" w:hAnsi="Calibri" w:cs="Calibri"/>
          <w:i/>
          <w:iCs/>
          <w:szCs w:val="24"/>
        </w:rPr>
        <w:t>AMS Glossary</w:t>
      </w:r>
      <w:r w:rsidR="004E49C7" w:rsidRPr="004E49C7">
        <w:rPr>
          <w:rFonts w:ascii="Calibri" w:hAnsi="Calibri" w:cs="Calibri"/>
          <w:szCs w:val="24"/>
        </w:rPr>
        <w:t>, 2010)</w:t>
      </w:r>
      <w:r w:rsidR="004E49C7">
        <w:fldChar w:fldCharType="end"/>
      </w:r>
      <w:r w:rsidR="007D3134">
        <w:t xml:space="preserve">. On peut observer qu'à 20 </w:t>
      </w:r>
      <w:r w:rsidR="004E49C7">
        <w:t>[</w:t>
      </w:r>
      <w:r w:rsidR="007D3134">
        <w:t>GHz</w:t>
      </w:r>
      <w:r w:rsidR="004E49C7">
        <w:t>]</w:t>
      </w:r>
      <w:r w:rsidR="007D3134">
        <w:t>, l'atténuation due à la pluie peut atteindre plusieurs décibels par kilomètre en fonction de l'intensité de la pluie, tandis que les atténuations dues aux gaz atmosphériques et aux nuages ne sont respectivement que de l'ordre de grandeur de 10</w:t>
      </w:r>
      <w:r w:rsidR="007D3134" w:rsidRPr="007D3134">
        <w:rPr>
          <w:vertAlign w:val="superscript"/>
        </w:rPr>
        <w:t>−1</w:t>
      </w:r>
      <w:r w:rsidR="007D3134">
        <w:t xml:space="preserve"> </w:t>
      </w:r>
      <w:r w:rsidR="004E49C7">
        <w:t>[</w:t>
      </w:r>
      <w:r w:rsidR="007D3134">
        <w:t>dB.km</w:t>
      </w:r>
      <w:r w:rsidR="007D3134" w:rsidRPr="007D3134">
        <w:rPr>
          <w:vertAlign w:val="superscript"/>
        </w:rPr>
        <w:t>-1</w:t>
      </w:r>
      <w:r w:rsidR="004E49C7">
        <w:t xml:space="preserve">] </w:t>
      </w:r>
      <w:r w:rsidR="004E3C76">
        <w:t>et 1</w:t>
      </w:r>
      <w:r w:rsidR="007D3134">
        <w:t xml:space="preserve"> </w:t>
      </w:r>
      <w:r w:rsidR="004E49C7">
        <w:t>[</w:t>
      </w:r>
      <w:r w:rsidR="007D3134">
        <w:t>dB.km</w:t>
      </w:r>
      <w:r w:rsidR="007D3134" w:rsidRPr="007D3134">
        <w:rPr>
          <w:vertAlign w:val="superscript"/>
        </w:rPr>
        <w:t>-1</w:t>
      </w:r>
      <w:r w:rsidR="004E49C7">
        <w:t>].</w:t>
      </w:r>
      <w:r w:rsidR="007D3134">
        <w:t xml:space="preserve"> </w:t>
      </w:r>
      <w:r w:rsidR="004E3C76" w:rsidRPr="004E3C76">
        <w:t>Même si les régions polaires connaissent une occurrence moins fréquente de précipitations par rapport à d'autres régions de la planète, il est crucial d'effectuer une caractérisation minutieuse de ces précipitations dans le cadre des études de propagation troposphérique. De plus, il convient de noter une différ</w:t>
      </w:r>
      <w:r w:rsidR="00087C4F">
        <w:t>ence par rapport</w:t>
      </w:r>
      <w:r w:rsidR="00ED2C51">
        <w:t xml:space="preserve"> aux liaisons des latitudes </w:t>
      </w:r>
      <w:commentRangeStart w:id="60"/>
      <w:r w:rsidR="00ED2C51">
        <w:t>plus communes</w:t>
      </w:r>
      <w:commentRangeEnd w:id="60"/>
      <w:r w:rsidR="0059320F">
        <w:rPr>
          <w:rStyle w:val="Marquedecommentaire"/>
        </w:rPr>
        <w:commentReference w:id="60"/>
      </w:r>
      <w:r w:rsidR="004E3C76" w:rsidRPr="004E3C76">
        <w:t>, à savoir que les communications aux latitudes élevées se déroulent à des élévations très basses, ce qui entraîne des trajets plus longs et plus susceptibles de traverser des zones de précipitations.</w:t>
      </w:r>
    </w:p>
    <w:p w14:paraId="544C2737" w14:textId="77777777" w:rsidR="00E31963" w:rsidRDefault="007D3134" w:rsidP="00830650">
      <w:pPr>
        <w:spacing w:after="0"/>
        <w:jc w:val="both"/>
      </w:pPr>
      <w:r>
        <w:t>La mod</w:t>
      </w:r>
      <w:r w:rsidR="00E31963">
        <w:t>élisation de l'atténuation due à la pluie</w:t>
      </w:r>
      <w:r>
        <w:t xml:space="preserve"> à une fréquence donnée peut être calculée</w:t>
      </w:r>
      <w:r w:rsidR="00E31963">
        <w:t xml:space="preserve">, de la même façon que pour les nuages et les gaz atmosphériques, </w:t>
      </w:r>
      <w:r>
        <w:t xml:space="preserve">par l'intégration de l'atténuation spécifique due à la pluie le long du trajet </w:t>
      </w:r>
      <w:r w:rsidR="00D20DCD">
        <w:t>de l’onde</w:t>
      </w:r>
      <w:r>
        <w:t xml:space="preserve">. Cette atténuation spécifique peut elle-même être calculée </w:t>
      </w:r>
      <w:r w:rsidR="00CC7F8A">
        <w:t xml:space="preserve">à </w:t>
      </w:r>
      <w:r>
        <w:t>partir de la co</w:t>
      </w:r>
      <w:r w:rsidR="00F40D4A">
        <w:t>nnaissance de la d</w:t>
      </w:r>
      <w:r>
        <w:t>istribut</w:t>
      </w:r>
      <w:r w:rsidR="00F40D4A">
        <w:t xml:space="preserve">ion des tailles </w:t>
      </w:r>
      <w:r w:rsidR="00CC7F8A">
        <w:t>des particules</w:t>
      </w:r>
      <w:r w:rsidR="00F40D4A">
        <w:t xml:space="preserve"> de p</w:t>
      </w:r>
      <w:r>
        <w:t>luie (</w:t>
      </w:r>
      <m:oMath>
        <m:r>
          <m:rPr>
            <m:sty m:val="p"/>
          </m:rPr>
          <w:rPr>
            <w:rFonts w:ascii="Cambria Math" w:hAnsi="Cambria Math"/>
          </w:rPr>
          <m:t>PS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oMath>
      <w:r>
        <w:t xml:space="preserve">) supposée sphérique, et de la section efficace d'extinction définie par la </w:t>
      </w:r>
      <w:commentRangeStart w:id="61"/>
      <w:r>
        <w:t xml:space="preserve">Théorie de diffusion de Mie, l'atténuation </w:t>
      </w:r>
      <w:commentRangeEnd w:id="61"/>
      <w:r w:rsidR="0059320F">
        <w:rPr>
          <w:rStyle w:val="Marquedecommentaire"/>
        </w:rPr>
        <w:commentReference w:id="61"/>
      </w:r>
      <w:r>
        <w:t>spécifique due à la pl</w:t>
      </w:r>
      <w:r w:rsidR="00677AFB">
        <w:t xml:space="preserve">uie peut être calculée </w:t>
      </w:r>
      <w:r w:rsidR="00ED2C51">
        <w:fldChar w:fldCharType="begin"/>
      </w:r>
      <w:r w:rsidR="00ED2C51">
        <w:instrText xml:space="preserve"> ADDIN ZOTERO_ITEM CSL_CITATION {"citationID":"vG9yqWn1","properties":{"formattedCitation":"(Hulst &amp; Hulst, 1981; Manabe et al., 1984)","plainCitation":"(Hulst &amp; Hulst, 1981; Manabe et al., 1984)","noteIndex":0},"citationItems":[{"id":42,"uris":["http://zotero.org/users/local/n6fh7qN8/items/75CQ78JZ"],"itemData":{"id":42,"type":"book","abstract":"&amp;quot;A must for researchers using the techniques of light scattering.&amp;quot; ? S. C. Snowdon, Journal of the Franklin InstituteThe measurement of light scattering of independent, homogeneous particles has many useful applications in physical chemistry, meteorology and astronomy. There is, however, a sizeable gap between the abstract formulae related to electromagnetic-wave-scattering phenomena, and the computation of reliable figures and curves. Dr. van de Hulst&amp;#39;s book enables researchers to bridge that gap. The product of twelve years of work, it is an exhaustive study of light-scattering properties of small, individual particles, and includes a survey of all the relevant literature. Beginning with a broad overview of basic scattering theory, Dr. van de Hulst covers the conservation of energy and momentum; wave propagation in vacuum and in a medium containing scatterers; and polarized light and symmetry relations. The heart of the book is devoted to the rigorous scattering theory for spheres of arbitrary size (Mie theory) and to various modes of approximation such as the Rayleigh-Gaas approximation, the perfect reflection approximation, the geometrical-optics approximation, and others. Methods of computation are given with respect to different kinds of particles, bodies and phenomena: particles small or very large compared to the wavelength, absorbing and nonabsorbing spheres, water drops, circular cylinders, edge phenomena and surface waves, and many others. In the last part, the author covers the use of scattering and extinction experiments as a practical tool, including applications in chemistry, meteorology and astronomy. This book&amp;#39;s comprehensive, lucid coverage of the field makes it a valuable source for all those interested in light-scattering theory. It is absolutely essential for researchers needing to employ light-scattering measurements, and its republication will be welcomed especially by those who have found this necessary source difficult to obtain. Over 400 references. 46 tables. 59 graphs. Subject and name indexes. 44 illustrations.","ISBN":"978-0-486-64228-4","language":"en","note":"Google-Books-ID: PlHfPMVAFRcC","number-of-pages":"502","publisher":"Courier Corporation","source":"Google Books","title":"Light Scattering by Small Particles","author":[{"family":"Hulst","given":"Hendrik Christoffel"},{"family":"Hulst","given":"H. C.","dropping-particle":"van de"}],"issued":{"date-parts":[["1981",1,1]]}}},{"id":44,"uris":["http://zotero.org/users/local/n6fh7qN8/items/WZXU4G5K"],"itemData":{"id":44,"type":"article-journal","abstract":"A method to infer the raindrop size distribution from the measurements of point rain rate and rain attenuation at a frequency in centimeter or millimeter wave bands is proposed. This method is applied to the results of field propagation experiments at 81.8, 34.5, and 11.5 GHz through natural rain. It is shown that, if an appropriate frequency is employed, this method is effective as a frequency-scaling method for short terrestrial propagation paths.","container-title":"IEEE Transactions on Antennas and Propagation","DOI":"10.1109/TAP.1984.1143361","ISSN":"1558-2221","issue":"5","note":"event-title: IEEE Transactions on Antennas and Propagation","page":"474-478","source":"IEEE Xplore","title":"Inference of raindrop size distribution from attenuation and rain rate measurements","volume":"32","author":[{"family":"Manabe","given":"T."},{"family":"Ihara","given":"T."},{"family":"Furuhama","given":"Y."}],"issued":{"date-parts":[["1984",5]]}}}],"schema":"https://github.com/citation-style-language/schema/raw/master/csl-citation.json"} </w:instrText>
      </w:r>
      <w:r w:rsidR="00ED2C51">
        <w:fldChar w:fldCharType="separate"/>
      </w:r>
      <w:r w:rsidR="00ED2C51" w:rsidRPr="00ED2C51">
        <w:rPr>
          <w:rFonts w:ascii="Calibri" w:hAnsi="Calibri" w:cs="Calibri"/>
        </w:rPr>
        <w:t>(Hulst &amp; Hulst, 1981; Manabe et al., 1984)</w:t>
      </w:r>
      <w:r w:rsidR="00ED2C51">
        <w:fldChar w:fldCharType="end"/>
      </w:r>
      <w:r w:rsidR="00E31963">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CC7F8A" w14:paraId="66CF8D8D" w14:textId="77777777" w:rsidTr="00830650">
        <w:trPr>
          <w:trHeight w:val="794"/>
        </w:trPr>
        <w:tc>
          <w:tcPr>
            <w:tcW w:w="740" w:type="pct"/>
            <w:vAlign w:val="center"/>
          </w:tcPr>
          <w:p w14:paraId="0889443F" w14:textId="77777777" w:rsidR="00CC7F8A" w:rsidRDefault="00CC7F8A" w:rsidP="008E739F">
            <w:pPr>
              <w:jc w:val="center"/>
            </w:pPr>
          </w:p>
        </w:tc>
        <w:tc>
          <w:tcPr>
            <w:tcW w:w="3521" w:type="pct"/>
            <w:vAlign w:val="center"/>
          </w:tcPr>
          <w:p w14:paraId="150BE182" w14:textId="77777777" w:rsidR="00CC7F8A" w:rsidRDefault="00BC4AB9" w:rsidP="00CC7F8A">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ra</m:t>
                    </m:r>
                  </m:sub>
                </m:sSub>
                <m:r>
                  <w:rPr>
                    <w:rFonts w:ascii="Cambria Math" w:hAnsi="Cambria Math"/>
                  </w:rPr>
                  <m:t>=4.343</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r</m:t>
                            </m:r>
                          </m:sub>
                        </m:sSub>
                      </m:e>
                      <m:sub>
                        <m:r>
                          <w:rPr>
                            <w:rFonts w:ascii="Cambria Math" w:hAnsi="Cambria Math"/>
                          </w:rPr>
                          <m:t>max</m:t>
                        </m:r>
                      </m:sub>
                    </m:sSub>
                  </m:sup>
                  <m:e>
                    <m:sSub>
                      <m:sSubPr>
                        <m:ctrlPr>
                          <w:rPr>
                            <w:rFonts w:ascii="Cambria Math" w:hAnsi="Cambria Math"/>
                            <w:i/>
                          </w:rPr>
                        </m:ctrlPr>
                      </m:sSubPr>
                      <m:e>
                        <m:r>
                          <w:rPr>
                            <w:rFonts w:ascii="Cambria Math" w:hAnsi="Cambria Math"/>
                          </w:rPr>
                          <m:t>σ</m:t>
                        </m:r>
                      </m:e>
                      <m:sub>
                        <m:r>
                          <w:rPr>
                            <w:rFonts w:ascii="Cambria Math" w:hAnsi="Cambria Math"/>
                          </w:rPr>
                          <m:t>e,r</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r</m:t>
                        </m:r>
                      </m:sub>
                    </m:sSub>
                  </m:e>
                </m:nary>
              </m:oMath>
            </m:oMathPara>
          </w:p>
        </w:tc>
        <w:tc>
          <w:tcPr>
            <w:tcW w:w="739" w:type="pct"/>
            <w:vAlign w:val="center"/>
          </w:tcPr>
          <w:p w14:paraId="03D6E9AF" w14:textId="77777777" w:rsidR="00CC7F8A" w:rsidRDefault="00CC7F8A" w:rsidP="008E739F">
            <w:pPr>
              <w:keepNext/>
              <w:jc w:val="center"/>
            </w:pPr>
            <w:r>
              <w:t xml:space="preserve">(1. </w:t>
            </w:r>
            <w:fldSimple w:instr=" SEQ 1. \* ARABIC ">
              <w:r>
                <w:rPr>
                  <w:noProof/>
                </w:rPr>
                <w:t>17</w:t>
              </w:r>
            </w:fldSimple>
            <w:r>
              <w:t>)</w:t>
            </w:r>
          </w:p>
        </w:tc>
      </w:tr>
    </w:tbl>
    <w:p w14:paraId="43765627" w14:textId="77777777" w:rsidR="00E31963" w:rsidRDefault="00CC7F8A" w:rsidP="007D3134">
      <w:pPr>
        <w:jc w:val="both"/>
      </w:pPr>
      <w:r w:rsidRPr="008372DE">
        <w:rPr>
          <w:rFonts w:eastAsiaTheme="minorEastAsia" w:cstheme="minorHAnsi"/>
        </w:rPr>
        <w:t xml:space="preserve">Où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2</w:t>
      </w:r>
      <w:r w:rsidRPr="008372DE">
        <w:rPr>
          <w:rFonts w:eastAsiaTheme="minorEastAsia" w:cstheme="minorHAnsi"/>
        </w:rPr>
        <w:t xml:space="preserve">] est la section efficace d'extinction totale pour une goutte de pluie de diamètre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[mm],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w:t>
      </w:r>
      <w:commentRangeStart w:id="62"/>
      <w:r w:rsidRPr="008372DE">
        <w:rPr>
          <w:rFonts w:eastAsiaTheme="minorEastAsia" w:cstheme="minorHAnsi"/>
        </w:rPr>
        <w:t>m</w:t>
      </w:r>
      <w:r w:rsidRPr="008372DE">
        <w:rPr>
          <w:rFonts w:eastAsiaTheme="minorEastAsia" w:cstheme="minorHAnsi"/>
          <w:vertAlign w:val="superscript"/>
        </w:rPr>
        <w:t>-3</w:t>
      </w:r>
      <w:r w:rsidRPr="008372DE">
        <w:rPr>
          <w:rFonts w:eastAsiaTheme="minorEastAsia" w:cstheme="minorHAnsi"/>
        </w:rPr>
        <w:t xml:space="preserve">] </w:t>
      </w:r>
      <w:commentRangeEnd w:id="62"/>
      <w:r w:rsidR="0059320F">
        <w:rPr>
          <w:rStyle w:val="Marquedecommentaire"/>
        </w:rPr>
        <w:commentReference w:id="62"/>
      </w:r>
      <w:r w:rsidRPr="008372DE">
        <w:rPr>
          <w:rFonts w:eastAsiaTheme="minorEastAsia" w:cstheme="minorHAnsi"/>
        </w:rPr>
        <w:t>est la distribution des tailles de gouttes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est la concentration de gouttes ayant des diamètres entre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sidRPr="008372DE">
        <w:rPr>
          <w:rFonts w:eastAsiaTheme="minorEastAsia" w:cstheme="minorHAnsi"/>
        </w:rPr>
        <w:t xml:space="preserve"> [mm] est le diamètre des plus grosses gouttes de </w:t>
      </w:r>
      <w:r>
        <w:rPr>
          <w:rFonts w:eastAsiaTheme="minorEastAsia" w:cstheme="minorHAnsi"/>
        </w:rPr>
        <w:t>pluie.</w:t>
      </w:r>
    </w:p>
    <w:p w14:paraId="2DD400A4" w14:textId="77777777" w:rsidR="00677AFB" w:rsidRDefault="00CC7F8A" w:rsidP="00A173F8">
      <w:pPr>
        <w:jc w:val="both"/>
      </w:pPr>
      <w:r>
        <w:t xml:space="preserve">Afin de calculer </w:t>
      </w:r>
      <w:r w:rsidRPr="00544F6A">
        <w:t>la section efficace d'extinction</w:t>
      </w:r>
      <w:r>
        <w:t xml:space="preserve"> des gouttes de pluie</w:t>
      </w:r>
      <w:r w:rsidRPr="00544F6A">
        <w:t xml:space="preserv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rPr>
          <w:rFonts w:eastAsiaTheme="minorEastAsia"/>
        </w:rPr>
        <w:t xml:space="preserve">, </w:t>
      </w:r>
      <w:r w:rsidRPr="00544F6A">
        <w:t>la théorie formelle de la diffusion de la lumière peut être catégorisée en deux cadres théoriques.</w:t>
      </w:r>
      <w:r>
        <w:t xml:space="preserve"> </w:t>
      </w:r>
      <w:r w:rsidRPr="00544F6A">
        <w:t xml:space="preserve">Le premier est la théorie de la diffusion de Rayleigh, qui s'applique aux </w:t>
      </w:r>
      <w:commentRangeStart w:id="63"/>
      <w:r w:rsidRPr="00544F6A">
        <w:t>petites</w:t>
      </w:r>
      <w:commentRangeEnd w:id="63"/>
      <w:r w:rsidR="0059320F">
        <w:rPr>
          <w:rStyle w:val="Marquedecommentaire"/>
        </w:rPr>
        <w:commentReference w:id="63"/>
      </w:r>
      <w:r w:rsidRPr="00544F6A">
        <w:t xml:space="preserve"> particules diélectriques (</w:t>
      </w:r>
      <w:commentRangeStart w:id="64"/>
      <w:r w:rsidRPr="00544F6A">
        <w:t>non absorbantes</w:t>
      </w:r>
      <w:commentRangeEnd w:id="64"/>
      <w:r w:rsidR="007F2580">
        <w:rPr>
          <w:rStyle w:val="Marquedecommentaire"/>
        </w:rPr>
        <w:commentReference w:id="64"/>
      </w:r>
      <w:r w:rsidRPr="00544F6A">
        <w:t xml:space="preserve">) sphériques, comme cela a été </w:t>
      </w:r>
      <w:r>
        <w:t>expliqué</w:t>
      </w:r>
      <w:r w:rsidRPr="00544F6A">
        <w:t xml:space="preserve"> dans la Section </w:t>
      </w:r>
      <w:r>
        <w:t>1.1.4</w:t>
      </w:r>
      <w:r w:rsidRPr="00544F6A">
        <w:t xml:space="preserve">. Le deuxième est la théorie de la diffusion de Mie, qui englobe la solution générale de la diffusion sphérique (absorbante et non absorbante) sans limite particulière sur la taille des particules. Ci-dessous, la formulation mise en œuvre pour la théorie de Mie est présentée </w:t>
      </w:r>
      <w:r w:rsidR="00ED2C51">
        <w:fldChar w:fldCharType="begin"/>
      </w:r>
      <w:r w:rsidR="00ED2C51">
        <w:instrText xml:space="preserve"> ADDIN ZOTERO_ITEM CSL_CITATION {"citationID":"gL49QoCF","properties":{"formattedCitation":"(Hahn, 2004)","plainCitation":"(Hahn, 2004)","noteIndex":0},"citationItems":[{"id":46,"uris":["http://zotero.org/users/local/n6fh7qN8/items/RIJIS3T9"],"itemData":{"id":46,"type":"article-journal","container-title":"University of Florida. Available online: http://plaza. ufl. edu/dwhahn/Rayleigh% 20and% 20Mie% 20Light% 20Scattering. pdf (accessed on 10 December 2022)","source":"Google Scholar","title":"Light Scattering Theory Department of Mechanical and Aerospace Engineering","author":[{"family":"Hahn","given":"David W."}],"issued":{"date-parts":[["2004"]]}}}],"schema":"https://github.com/citation-style-language/schema/raw/master/csl-citation.json"} </w:instrText>
      </w:r>
      <w:r w:rsidR="00ED2C51">
        <w:fldChar w:fldCharType="separate"/>
      </w:r>
      <w:r w:rsidR="00ED2C51" w:rsidRPr="00ED2C51">
        <w:rPr>
          <w:rFonts w:ascii="Calibri" w:hAnsi="Calibri" w:cs="Calibri"/>
        </w:rPr>
        <w:t>(Hahn, 2004)</w:t>
      </w:r>
      <w:r w:rsidR="00ED2C51">
        <w:fldChar w:fldCharType="end"/>
      </w:r>
      <w:r w:rsidRPr="00544F6A">
        <w:t xml:space="preserve">. Étant donné que les grosses gouttes de pluie ne sont pas sphériques, une version modifiée de la théorie de Mie devrait théoriquement être appliquée, </w:t>
      </w:r>
      <w:r>
        <w:t>par exemple la théorie T-ma</w:t>
      </w:r>
      <w:r w:rsidR="007F65BD">
        <w:t xml:space="preserve">trix </w:t>
      </w:r>
      <w:r w:rsidR="00ED2C51">
        <w:fldChar w:fldCharType="begin"/>
      </w:r>
      <w:r w:rsidR="00ED2C51">
        <w:instrText xml:space="preserve"> ADDIN ZOTERO_ITEM CSL_CITATION {"citationID":"ck6u3qXd","properties":{"formattedCitation":"(Waterman, 1965)","plainCitation":"(Waterman, 1965)","noteIndex":0},"citationItems":[{"id":47,"uris":["http://zotero.org/users/local/n6fh7qN8/items/P9VW9CAQ"],"itemData":{"id":47,"type":"article-journal","container-title":"Proceedings of the IEEE","issue":"8","note":"publisher: IEEE","page":"805–812","source":"Google Scholar","title":"Matrix formulation of electromagnetic scattering","volume":"53","author":[{"family":"Waterman","given":"P. C."}],"issued":{"date-parts":[["1965"]]}}}],"schema":"https://github.com/citation-style-language/schema/raw/master/csl-citation.json"} </w:instrText>
      </w:r>
      <w:r w:rsidR="00ED2C51">
        <w:fldChar w:fldCharType="separate"/>
      </w:r>
      <w:r w:rsidR="00ED2C51" w:rsidRPr="00ED2C51">
        <w:rPr>
          <w:rFonts w:ascii="Calibri" w:hAnsi="Calibri" w:cs="Calibri"/>
        </w:rPr>
        <w:t>(Waterman, 1965)</w:t>
      </w:r>
      <w:r w:rsidR="00ED2C51">
        <w:fldChar w:fldCharType="end"/>
      </w:r>
      <w:r w:rsidR="007F65BD">
        <w:t>.</w:t>
      </w:r>
      <w:r>
        <w:t xml:space="preserve"> </w:t>
      </w:r>
      <w:r w:rsidR="007F65BD">
        <w:t>Néanmoins</w:t>
      </w:r>
      <w:r>
        <w:t xml:space="preserve"> </w:t>
      </w:r>
      <w:r w:rsidR="007F65BD">
        <w:t>la théorie de Mie est largement utilisée pour la pluie et offre une très bonne première approche pour le calcul des sections efficaces d’extinctions totales des particules approximées sphériques.</w:t>
      </w:r>
    </w:p>
    <w:p w14:paraId="392971B0" w14:textId="77777777" w:rsidR="007F65BD" w:rsidRDefault="007F65BD" w:rsidP="007F65BD">
      <w:pPr>
        <w:spacing w:after="0"/>
        <w:jc w:val="both"/>
      </w:pPr>
      <w:r>
        <w:t xml:space="preserve">La solution de Mie aux équations de Maxwell donne une formulation de la diffusion d’une onde plane par une sphère homogène. Selon cette théorie, l’efficacité d’extinction </w:t>
      </w:r>
      <m:oMath>
        <m:sSub>
          <m:sSubPr>
            <m:ctrlPr>
              <w:rPr>
                <w:rFonts w:ascii="Cambria Math" w:hAnsi="Cambria Math"/>
                <w:i/>
              </w:rPr>
            </m:ctrlPr>
          </m:sSubPr>
          <m:e>
            <m:r>
              <w:rPr>
                <w:rFonts w:ascii="Cambria Math" w:hAnsi="Cambria Math"/>
              </w:rPr>
              <m:t>Q</m:t>
            </m:r>
          </m:e>
          <m:sub>
            <m:r>
              <w:rPr>
                <w:rFonts w:ascii="Cambria Math" w:hAnsi="Cambria Math"/>
              </w:rPr>
              <m:t>ext</m:t>
            </m:r>
          </m:sub>
        </m:sSub>
        <m:r>
          <w:rPr>
            <w:rFonts w:ascii="Cambria Math" w:hAnsi="Cambria Math"/>
          </w:rPr>
          <m:t xml:space="preserve"> </m:t>
        </m:r>
      </m:oMath>
      <w:r>
        <w:t>est définie par l’expression suivante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7F65BD" w14:paraId="5ADCA416" w14:textId="77777777" w:rsidTr="00085384">
        <w:trPr>
          <w:trHeight w:val="794"/>
        </w:trPr>
        <w:tc>
          <w:tcPr>
            <w:tcW w:w="740" w:type="pct"/>
            <w:vAlign w:val="center"/>
          </w:tcPr>
          <w:p w14:paraId="05FB4C2D" w14:textId="77777777" w:rsidR="007F65BD" w:rsidRDefault="007F65BD" w:rsidP="008E739F">
            <w:pPr>
              <w:jc w:val="center"/>
            </w:pPr>
          </w:p>
        </w:tc>
        <w:tc>
          <w:tcPr>
            <w:tcW w:w="3521" w:type="pct"/>
            <w:vAlign w:val="center"/>
          </w:tcPr>
          <w:p w14:paraId="14A608A8" w14:textId="77777777" w:rsidR="007F65BD" w:rsidRDefault="00BC4AB9" w:rsidP="007F65BD">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ext</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2n+1</m:t>
                        </m:r>
                      </m:e>
                    </m:d>
                    <m:r>
                      <m:rPr>
                        <m:scr m:val="fraktur"/>
                      </m:rP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 xml:space="preserve"> </m:t>
                    </m:r>
                  </m:e>
                </m:nary>
              </m:oMath>
            </m:oMathPara>
          </w:p>
        </w:tc>
        <w:tc>
          <w:tcPr>
            <w:tcW w:w="739" w:type="pct"/>
            <w:vAlign w:val="center"/>
          </w:tcPr>
          <w:p w14:paraId="40A6D23F" w14:textId="77777777" w:rsidR="007F65BD" w:rsidRDefault="007F65BD" w:rsidP="008E739F">
            <w:pPr>
              <w:keepNext/>
              <w:jc w:val="center"/>
            </w:pPr>
            <w:r>
              <w:t xml:space="preserve">(1. </w:t>
            </w:r>
            <w:fldSimple w:instr=" SEQ 1. \* ARABIC ">
              <w:r>
                <w:rPr>
                  <w:noProof/>
                </w:rPr>
                <w:t>18</w:t>
              </w:r>
            </w:fldSimple>
            <w:r>
              <w:t>)</w:t>
            </w:r>
          </w:p>
        </w:tc>
      </w:tr>
    </w:tbl>
    <w:p w14:paraId="5D8FBABB" w14:textId="77777777" w:rsidR="007F65BD" w:rsidRDefault="007F65BD" w:rsidP="00830650">
      <w:pPr>
        <w:spacing w:after="0"/>
        <w:jc w:val="both"/>
      </w:pPr>
      <w:r>
        <w:rPr>
          <w:rFonts w:eastAsiaTheme="minorEastAsia"/>
        </w:rPr>
        <w:t xml:space="preserve">Où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πD</m:t>
            </m:r>
          </m:num>
          <m:den>
            <m:r>
              <w:rPr>
                <w:rFonts w:ascii="Cambria Math" w:eastAsiaTheme="minorEastAsia" w:hAnsi="Cambria Math"/>
              </w:rPr>
              <m:t>λ</m:t>
            </m:r>
          </m:den>
        </m:f>
        <m:r>
          <w:rPr>
            <w:rFonts w:ascii="Cambria Math" w:eastAsiaTheme="minorEastAsia" w:hAnsi="Cambria Math"/>
          </w:rPr>
          <m:t xml:space="preserve"> </m:t>
        </m:r>
      </m:oMath>
      <w:r>
        <w:rPr>
          <w:rFonts w:eastAsiaTheme="minorEastAsia"/>
        </w:rPr>
        <w:t>est un paramètre de taille sans dimension (</w:t>
      </w:r>
      <m:oMath>
        <m:r>
          <w:rPr>
            <w:rFonts w:ascii="Cambria Math" w:eastAsiaTheme="minorEastAsia" w:hAnsi="Cambria Math"/>
          </w:rPr>
          <m:t>λ</m:t>
        </m:r>
      </m:oMath>
      <w:r>
        <w:rPr>
          <w:rFonts w:eastAsiaTheme="minorEastAsia"/>
        </w:rPr>
        <w:t xml:space="preserve"> est la longueur d’onde</w:t>
      </w:r>
      <w:r w:rsidR="00887947">
        <w:rPr>
          <w:rFonts w:eastAsiaTheme="minorEastAsia"/>
        </w:rPr>
        <w:t xml:space="preserve"> </w:t>
      </w:r>
      <w:r w:rsidR="00ED2C51">
        <w:rPr>
          <w:rFonts w:eastAsiaTheme="minorEastAsia"/>
        </w:rPr>
        <w:t xml:space="preserve">[mm] </w:t>
      </w:r>
      <w:r w:rsidR="00887947">
        <w:rPr>
          <w:rFonts w:eastAsiaTheme="minorEastAsia"/>
        </w:rPr>
        <w:t>et D le diamètre de la particule</w:t>
      </w:r>
      <w:r w:rsidR="00ED2C51">
        <w:rPr>
          <w:rFonts w:eastAsiaTheme="minorEastAsia"/>
        </w:rPr>
        <w:t xml:space="preserve"> [mm]</w:t>
      </w:r>
      <w:r w:rsidR="00887947">
        <w:rPr>
          <w:rFonts w:eastAsiaTheme="minorEastAsia"/>
        </w:rPr>
        <w:t>)</w:t>
      </w:r>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sont les coefficients de diffusion de Mie qui peuvent être calculés à partir des équations suivantes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7F65BD" w14:paraId="431CB0E4" w14:textId="77777777" w:rsidTr="00085384">
        <w:trPr>
          <w:trHeight w:val="567"/>
        </w:trPr>
        <w:tc>
          <w:tcPr>
            <w:tcW w:w="740" w:type="pct"/>
            <w:vAlign w:val="center"/>
          </w:tcPr>
          <w:p w14:paraId="6DFB707F" w14:textId="77777777" w:rsidR="007F65BD" w:rsidRDefault="007F65BD" w:rsidP="008E739F">
            <w:pPr>
              <w:jc w:val="center"/>
            </w:pPr>
          </w:p>
        </w:tc>
        <w:tc>
          <w:tcPr>
            <w:tcW w:w="3521" w:type="pct"/>
            <w:vAlign w:val="center"/>
          </w:tcPr>
          <w:p w14:paraId="6217ACCC" w14:textId="77777777" w:rsidR="007F65BD" w:rsidRDefault="00BC4AB9" w:rsidP="008E739F">
            <w:pPr>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num>
                  <m:den>
                    <m:r>
                      <w:rPr>
                        <w:rFonts w:ascii="Cambria Math" w:eastAsiaTheme="minorEastAsia" w:hAnsi="Cambria Math"/>
                      </w:rPr>
                      <m:t>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oMath>
            </m:oMathPara>
          </w:p>
        </w:tc>
        <w:tc>
          <w:tcPr>
            <w:tcW w:w="739" w:type="pct"/>
            <w:vAlign w:val="center"/>
          </w:tcPr>
          <w:p w14:paraId="414D0745" w14:textId="77777777" w:rsidR="007F65BD" w:rsidRDefault="007F65BD" w:rsidP="008E739F">
            <w:pPr>
              <w:keepNext/>
              <w:jc w:val="center"/>
            </w:pPr>
            <w:r>
              <w:t xml:space="preserve">(1. </w:t>
            </w:r>
            <w:fldSimple w:instr=" SEQ 1. \* ARABIC ">
              <w:r>
                <w:rPr>
                  <w:noProof/>
                </w:rPr>
                <w:t>19</w:t>
              </w:r>
            </w:fldSimple>
            <w:r>
              <w:t>)</w:t>
            </w:r>
          </w:p>
        </w:tc>
      </w:tr>
      <w:tr w:rsidR="007F65BD" w14:paraId="5D0863DC" w14:textId="77777777" w:rsidTr="00085384">
        <w:trPr>
          <w:trHeight w:val="737"/>
        </w:trPr>
        <w:tc>
          <w:tcPr>
            <w:tcW w:w="740" w:type="pct"/>
            <w:vAlign w:val="center"/>
          </w:tcPr>
          <w:p w14:paraId="3EBAF7F7" w14:textId="77777777" w:rsidR="007F65BD" w:rsidRDefault="007F65BD" w:rsidP="008E739F">
            <w:pPr>
              <w:jc w:val="center"/>
            </w:pPr>
          </w:p>
        </w:tc>
        <w:tc>
          <w:tcPr>
            <w:tcW w:w="3521" w:type="pct"/>
            <w:vAlign w:val="center"/>
          </w:tcPr>
          <w:p w14:paraId="25C7901B" w14:textId="77777777" w:rsidR="007F65BD" w:rsidRDefault="00BC4AB9" w:rsidP="008E739F">
            <w:pP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 xml:space="preserve"> </m:t>
                    </m:r>
                  </m:num>
                  <m:den>
                    <m:r>
                      <w:rPr>
                        <w:rFonts w:ascii="Cambria Math" w:eastAsiaTheme="minorEastAsia" w:hAnsi="Cambria Math"/>
                      </w:rPr>
                      <m:t>mξ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oMath>
            </m:oMathPara>
          </w:p>
        </w:tc>
        <w:tc>
          <w:tcPr>
            <w:tcW w:w="739" w:type="pct"/>
            <w:vAlign w:val="center"/>
          </w:tcPr>
          <w:p w14:paraId="73F01952" w14:textId="77777777" w:rsidR="007F65BD" w:rsidRDefault="007F65BD" w:rsidP="008E739F">
            <w:pPr>
              <w:keepNext/>
              <w:jc w:val="center"/>
            </w:pPr>
            <w:r>
              <w:t xml:space="preserve">(1. </w:t>
            </w:r>
            <w:fldSimple w:instr=" SEQ 1. \* ARABIC ">
              <w:r>
                <w:rPr>
                  <w:noProof/>
                </w:rPr>
                <w:t>20</w:t>
              </w:r>
            </w:fldSimple>
            <w:r>
              <w:t>)</w:t>
            </w:r>
          </w:p>
        </w:tc>
      </w:tr>
    </w:tbl>
    <w:p w14:paraId="25EBDF8A" w14:textId="20B08BAB" w:rsidR="007F65BD" w:rsidRDefault="007F65BD" w:rsidP="00830650">
      <w:pPr>
        <w:spacing w:after="0"/>
        <w:jc w:val="both"/>
        <w:rPr>
          <w:rFonts w:eastAsiaTheme="minorEastAsia"/>
        </w:rPr>
      </w:pPr>
      <w:r w:rsidRPr="00FC76D0">
        <w:rPr>
          <w:rFonts w:eastAsiaTheme="minorEastAsia"/>
        </w:rPr>
        <w:t xml:space="preserve">Pour lesquels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sont les fonctions de Ricatti-Bessel définies avec </w:t>
      </w:r>
      <w:r>
        <w:rPr>
          <w:rFonts w:eastAsiaTheme="minorEastAsia"/>
        </w:rPr>
        <w:t>les fonction</w:t>
      </w:r>
      <w:ins w:id="65" w:author="Queyrel Julien" w:date="2023-09-22T17:00:00Z">
        <w:r w:rsidR="007F2580">
          <w:rPr>
            <w:rFonts w:eastAsiaTheme="minorEastAsia"/>
          </w:rPr>
          <w:t>s</w:t>
        </w:r>
      </w:ins>
      <w:r>
        <w:rPr>
          <w:rFonts w:eastAsiaTheme="minorEastAsia"/>
        </w:rPr>
        <w:t xml:space="preserve"> de </w:t>
      </w:r>
      <w:r w:rsidRPr="00FC76D0">
        <w:rPr>
          <w:rFonts w:eastAsiaTheme="minorEastAsia"/>
        </w:rPr>
        <w:t xml:space="preserve">Bessel </w:t>
      </w:r>
      <w:r>
        <w:rPr>
          <w:rFonts w:eastAsiaTheme="minorEastAsia"/>
        </w:rPr>
        <w:t>demi-enti</w:t>
      </w:r>
      <w:r w:rsidR="007F2580">
        <w:rPr>
          <w:rFonts w:eastAsiaTheme="minorEastAsia"/>
        </w:rPr>
        <w:t>ères</w:t>
      </w:r>
      <w:r>
        <w:rPr>
          <w:rFonts w:eastAsiaTheme="minorEastAsia"/>
        </w:rPr>
        <w:t xml:space="preserve"> </w:t>
      </w:r>
      <w:r w:rsidRPr="00FC76D0">
        <w:rPr>
          <w:rFonts w:eastAsiaTheme="minorEastAsia"/>
        </w:rPr>
        <w:t>(première sorte)</w:t>
      </w:r>
      <w:r>
        <w:rPr>
          <w:rFonts w:eastAsiaTheme="minorEastAsia"/>
        </w:rPr>
        <w:t xml:space="preserve"> </w:t>
      </w:r>
      <w:r w:rsidRPr="00FC76D0">
        <w:rPr>
          <w:rFonts w:eastAsiaTheme="minorEastAsia"/>
        </w:rPr>
        <w:t xml:space="preserve">et </w:t>
      </w:r>
      <w:r>
        <w:rPr>
          <w:rFonts w:eastAsiaTheme="minorEastAsia"/>
        </w:rPr>
        <w:t xml:space="preserve">de Hankel </w:t>
      </w:r>
      <w:r w:rsidRPr="00FC76D0">
        <w:rPr>
          <w:rFonts w:eastAsiaTheme="minorEastAsia"/>
        </w:rPr>
        <w:t xml:space="preserve">(deuxième type), </w:t>
      </w:r>
      <w:r>
        <w:rPr>
          <w:rFonts w:eastAsiaTheme="minorEastAsia"/>
        </w:rPr>
        <w:t xml:space="preserve">et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m:t>
            </m:r>
          </m:sup>
        </m:sSup>
        <m:r>
          <w:rPr>
            <w:rFonts w:ascii="Cambria Math" w:eastAsiaTheme="minorEastAsia" w:hAnsi="Cambria Math"/>
          </w:rPr>
          <m:t>+iε''</m:t>
        </m:r>
      </m:oMath>
      <w:r>
        <w:rPr>
          <w:rFonts w:eastAsiaTheme="minorEastAsia"/>
        </w:rPr>
        <w:t xml:space="preserve"> </w:t>
      </w:r>
      <w:r w:rsidRPr="00FC76D0">
        <w:rPr>
          <w:rFonts w:eastAsiaTheme="minorEastAsia"/>
        </w:rPr>
        <w:t>est l'indice de réfr</w:t>
      </w:r>
      <w:r>
        <w:rPr>
          <w:rFonts w:eastAsiaTheme="minorEastAsia"/>
        </w:rPr>
        <w:t xml:space="preserve">action complexe de la sphère. </w:t>
      </w:r>
      <w:r w:rsidRPr="00FC76D0">
        <w:rPr>
          <w:rFonts w:eastAsiaTheme="minorEastAsia"/>
        </w:rPr>
        <w:t>Le calcul de la permittivité utilise une formule de Debye étendue suite aux travaux de</w:t>
      </w:r>
      <w:r w:rsidR="00ED2C51">
        <w:rPr>
          <w:rFonts w:eastAsiaTheme="minorEastAsia"/>
        </w:rPr>
        <w:t xml:space="preserve"> </w:t>
      </w:r>
      <w:r w:rsidR="00ED2C51">
        <w:rPr>
          <w:rFonts w:eastAsiaTheme="minorEastAsia"/>
        </w:rPr>
        <w:fldChar w:fldCharType="begin"/>
      </w:r>
      <w:r w:rsidR="00ED2C51">
        <w:rPr>
          <w:rFonts w:eastAsiaTheme="minorEastAsia"/>
        </w:rPr>
        <w:instrText xml:space="preserve"> ADDIN ZOTERO_ITEM CSL_CITATION {"citationID":"CZs2Xb76","properties":{"formattedCitation":"(Ray, 1972)","plainCitation":"(Ray, 1972)","noteIndex":0},"citationItems":[{"id":52,"uris":["http://zotero.org/users/local/n6fh7qN8/items/7C39TGQI"],"itemData":{"id":52,"type":"article-journal","container-title":"Applied optics","issue":"8","note":"publisher: Optica Publishing Group","page":"1836–1844","source":"Google Scholar","title":"Broadband complex refractive indices of ice and water","volume":"11","author":[{"family":"Ray","given":"Peter S."}],"issued":{"date-parts":[["1972"]]}}}],"schema":"https://github.com/citation-style-language/schema/raw/master/csl-citation.json"} </w:instrText>
      </w:r>
      <w:r w:rsidR="00ED2C51">
        <w:rPr>
          <w:rFonts w:eastAsiaTheme="minorEastAsia"/>
        </w:rPr>
        <w:fldChar w:fldCharType="separate"/>
      </w:r>
      <w:r w:rsidR="00ED2C51" w:rsidRPr="00ED2C51">
        <w:rPr>
          <w:rFonts w:ascii="Calibri" w:hAnsi="Calibri" w:cs="Calibri"/>
        </w:rPr>
        <w:t>(Ray, 1972)</w:t>
      </w:r>
      <w:r w:rsidR="00ED2C51">
        <w:rPr>
          <w:rFonts w:eastAsiaTheme="minorEastAsia"/>
        </w:rPr>
        <w:fldChar w:fldCharType="end"/>
      </w:r>
      <w:r w:rsidRPr="00FC76D0">
        <w:rPr>
          <w:rFonts w:eastAsiaTheme="minorEastAsia"/>
        </w:rPr>
        <w:t xml:space="preserve">. </w:t>
      </w:r>
      <w:r w:rsidR="00830650">
        <w:rPr>
          <w:rFonts w:eastAsiaTheme="minorEastAsia"/>
        </w:rPr>
        <w:t>En utilisant</w:t>
      </w:r>
      <w:r w:rsidRPr="00FC76D0">
        <w:rPr>
          <w:rFonts w:eastAsiaTheme="minorEastAsia"/>
        </w:rPr>
        <w:t xml:space="preserve"> uniquement</w:t>
      </w:r>
      <w:r>
        <w:rPr>
          <w:rFonts w:eastAsiaTheme="minorEastAsia"/>
        </w:rPr>
        <w:t xml:space="preserve"> </w:t>
      </w:r>
      <w:r w:rsidR="00830650">
        <w:rPr>
          <w:rFonts w:eastAsiaTheme="minorEastAsia"/>
        </w:rPr>
        <w:t>la f</w:t>
      </w:r>
      <w:r w:rsidRPr="00FC76D0">
        <w:rPr>
          <w:rFonts w:eastAsiaTheme="minorEastAsia"/>
        </w:rPr>
        <w:t xml:space="preserve">onction de Bessel, les </w:t>
      </w:r>
      <w:r>
        <w:rPr>
          <w:rFonts w:eastAsiaTheme="minorEastAsia"/>
        </w:rPr>
        <w:t xml:space="preserve">formules précédentes </w:t>
      </w:r>
      <w:r w:rsidR="007F2580">
        <w:rPr>
          <w:rFonts w:eastAsiaTheme="minorEastAsia"/>
        </w:rPr>
        <w:t>deviennent</w:t>
      </w:r>
      <w:r w:rsidR="007F2580" w:rsidRPr="00FC76D0">
        <w:rPr>
          <w:rFonts w:eastAsiaTheme="minorEastAsia"/>
        </w:rPr>
        <w:t xml:space="preserv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830650" w14:paraId="14796B13" w14:textId="77777777" w:rsidTr="008E739F">
        <w:trPr>
          <w:trHeight w:val="624"/>
        </w:trPr>
        <w:tc>
          <w:tcPr>
            <w:tcW w:w="740" w:type="pct"/>
            <w:vAlign w:val="center"/>
          </w:tcPr>
          <w:p w14:paraId="64EB8B32" w14:textId="77777777" w:rsidR="00830650" w:rsidRDefault="00830650" w:rsidP="008E739F">
            <w:pPr>
              <w:jc w:val="center"/>
            </w:pPr>
          </w:p>
        </w:tc>
        <w:tc>
          <w:tcPr>
            <w:tcW w:w="3521" w:type="pct"/>
            <w:vAlign w:val="center"/>
          </w:tcPr>
          <w:p w14:paraId="3B47E3BE" w14:textId="77777777" w:rsidR="00830650" w:rsidRDefault="00BC4AB9" w:rsidP="008E739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oMath>
            </m:oMathPara>
          </w:p>
        </w:tc>
        <w:tc>
          <w:tcPr>
            <w:tcW w:w="739" w:type="pct"/>
            <w:vAlign w:val="center"/>
          </w:tcPr>
          <w:p w14:paraId="4FF8BD0D" w14:textId="77777777" w:rsidR="00830650" w:rsidRDefault="00830650" w:rsidP="008E739F">
            <w:pPr>
              <w:keepNext/>
              <w:jc w:val="center"/>
            </w:pPr>
            <w:r>
              <w:t xml:space="preserve">(1. </w:t>
            </w:r>
            <w:fldSimple w:instr=" SEQ 1. \* ARABIC ">
              <w:r>
                <w:rPr>
                  <w:noProof/>
                </w:rPr>
                <w:t>21</w:t>
              </w:r>
            </w:fldSimple>
            <w:r>
              <w:t>)</w:t>
            </w:r>
          </w:p>
        </w:tc>
      </w:tr>
      <w:tr w:rsidR="00830650" w14:paraId="0FD4719B" w14:textId="77777777" w:rsidTr="00085384">
        <w:trPr>
          <w:trHeight w:val="737"/>
        </w:trPr>
        <w:tc>
          <w:tcPr>
            <w:tcW w:w="740" w:type="pct"/>
            <w:vAlign w:val="center"/>
          </w:tcPr>
          <w:p w14:paraId="110D7918" w14:textId="77777777" w:rsidR="00830650" w:rsidRDefault="00830650" w:rsidP="008E739F">
            <w:pPr>
              <w:jc w:val="center"/>
            </w:pPr>
          </w:p>
        </w:tc>
        <w:tc>
          <w:tcPr>
            <w:tcW w:w="3521" w:type="pct"/>
            <w:vAlign w:val="center"/>
          </w:tcPr>
          <w:p w14:paraId="4CEB423E" w14:textId="77777777" w:rsidR="00830650" w:rsidRDefault="00BC4AB9" w:rsidP="008E739F">
            <w:pP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e>
                        </m:d>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e>
                        </m:d>
                      </m:e>
                      <m:sup>
                        <m:r>
                          <w:rPr>
                            <w:rFonts w:ascii="Cambria Math" w:eastAsiaTheme="minorEastAsia" w:hAnsi="Cambria Math"/>
                          </w:rPr>
                          <m:t>'</m:t>
                        </m:r>
                      </m:sup>
                    </m:sSup>
                  </m:num>
                  <m:den>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oMath>
            </m:oMathPara>
          </w:p>
        </w:tc>
        <w:tc>
          <w:tcPr>
            <w:tcW w:w="739" w:type="pct"/>
            <w:vAlign w:val="center"/>
          </w:tcPr>
          <w:p w14:paraId="78592B06" w14:textId="77777777" w:rsidR="00830650" w:rsidRDefault="00830650" w:rsidP="008E739F">
            <w:pPr>
              <w:keepNext/>
              <w:jc w:val="center"/>
            </w:pPr>
            <w:commentRangeStart w:id="66"/>
            <w:r>
              <w:t xml:space="preserve">(1. </w:t>
            </w:r>
            <w:fldSimple w:instr=" SEQ 1. \* ARABIC ">
              <w:r>
                <w:rPr>
                  <w:noProof/>
                </w:rPr>
                <w:t>22</w:t>
              </w:r>
            </w:fldSimple>
            <w:r>
              <w:t>)</w:t>
            </w:r>
            <w:commentRangeEnd w:id="66"/>
            <w:r w:rsidR="007F2580">
              <w:rPr>
                <w:rStyle w:val="Marquedecommentaire"/>
              </w:rPr>
              <w:commentReference w:id="66"/>
            </w:r>
          </w:p>
        </w:tc>
      </w:tr>
    </w:tbl>
    <w:p w14:paraId="6416F47D" w14:textId="77777777" w:rsidR="00830650" w:rsidRDefault="00830650" w:rsidP="00085384">
      <w:pPr>
        <w:spacing w:after="0"/>
        <w:jc w:val="both"/>
        <w:rPr>
          <w:rFonts w:eastAsiaTheme="minorEastAsia"/>
        </w:rPr>
      </w:pPr>
      <w:r>
        <w:t xml:space="preserve">Où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z</m:t>
            </m:r>
          </m:e>
        </m:d>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sont les fonctions sphériques de Bessel et Hanskel d’ordre </w:t>
      </w:r>
      <m:oMath>
        <m:r>
          <w:rPr>
            <w:rFonts w:ascii="Cambria Math" w:eastAsiaTheme="minorEastAsia" w:hAnsi="Cambria Math"/>
          </w:rPr>
          <m:t>n</m:t>
        </m:r>
      </m:oMath>
      <w:r>
        <w:rPr>
          <w:rFonts w:eastAsiaTheme="minorEastAsia"/>
        </w:rPr>
        <w:t xml:space="preserve"> avec les arguments </w:t>
      </w:r>
      <m:oMath>
        <m:r>
          <w:rPr>
            <w:rFonts w:ascii="Cambria Math" w:eastAsiaTheme="minorEastAsia" w:hAnsi="Cambria Math"/>
          </w:rPr>
          <m:t>z=α</m:t>
        </m:r>
      </m:oMath>
      <w:r>
        <w:rPr>
          <w:rFonts w:eastAsiaTheme="minorEastAsia"/>
        </w:rPr>
        <w:t xml:space="preserve"> ou </w:t>
      </w:r>
      <m:oMath>
        <m:r>
          <w:rPr>
            <w:rFonts w:ascii="Cambria Math" w:eastAsiaTheme="minorEastAsia" w:hAnsi="Cambria Math"/>
          </w:rPr>
          <m:t>z=mα</m:t>
        </m:r>
      </m:oMath>
      <w:r>
        <w:rPr>
          <w:rFonts w:eastAsiaTheme="minorEastAsia"/>
        </w:rPr>
        <w:t xml:space="preserve">. </w:t>
      </w:r>
      <w:r w:rsidR="00085384">
        <w:rPr>
          <w:rFonts w:eastAsiaTheme="minorEastAsia"/>
        </w:rPr>
        <w:t xml:space="preserve">Par </w:t>
      </w:r>
      <w:commentRangeStart w:id="67"/>
      <w:r w:rsidR="00085384">
        <w:rPr>
          <w:rFonts w:eastAsiaTheme="minorEastAsia"/>
        </w:rPr>
        <w:t>souci d’exhaustivité</w:t>
      </w:r>
      <w:commentRangeEnd w:id="67"/>
      <w:r w:rsidR="007F2580">
        <w:rPr>
          <w:rStyle w:val="Marquedecommentaire"/>
        </w:rPr>
        <w:commentReference w:id="67"/>
      </w:r>
      <w:r w:rsidR="00085384">
        <w:rPr>
          <w:rFonts w:eastAsiaTheme="minorEastAsia"/>
        </w:rPr>
        <w:t>, la relation suivante pour les dérivées est souvent utilisée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085384" w14:paraId="7ED740CC" w14:textId="77777777" w:rsidTr="008E739F">
        <w:trPr>
          <w:trHeight w:val="624"/>
        </w:trPr>
        <w:tc>
          <w:tcPr>
            <w:tcW w:w="740" w:type="pct"/>
            <w:vAlign w:val="center"/>
          </w:tcPr>
          <w:p w14:paraId="5FAE4D8E" w14:textId="77777777" w:rsidR="00085384" w:rsidRDefault="00085384" w:rsidP="008E739F">
            <w:pPr>
              <w:jc w:val="center"/>
            </w:pPr>
          </w:p>
        </w:tc>
        <w:tc>
          <w:tcPr>
            <w:tcW w:w="3521" w:type="pct"/>
            <w:vAlign w:val="center"/>
          </w:tcPr>
          <w:p w14:paraId="3CE21AE0" w14:textId="77777777" w:rsidR="00085384" w:rsidRDefault="00BC4AB9" w:rsidP="00085384">
            <w:pPr>
              <w:jc w:val="cente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x</m:t>
                            </m:r>
                          </m:e>
                        </m:d>
                      </m:e>
                    </m:d>
                  </m:e>
                  <m:sup>
                    <m:r>
                      <w:rPr>
                        <w:rFonts w:ascii="Cambria Math" w:hAnsi="Cambria Math"/>
                      </w:rPr>
                      <m:t>'</m:t>
                    </m:r>
                  </m:sup>
                </m:sSup>
                <m:r>
                  <w:rPr>
                    <w:rFonts w:ascii="Cambria Math" w:hAnsi="Cambria Math"/>
                  </w:rPr>
                  <m:t xml:space="preserve"> </m:t>
                </m:r>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oMath>
            </m:oMathPara>
          </w:p>
        </w:tc>
        <w:tc>
          <w:tcPr>
            <w:tcW w:w="739" w:type="pct"/>
            <w:vAlign w:val="center"/>
          </w:tcPr>
          <w:p w14:paraId="492DD87E" w14:textId="77777777" w:rsidR="00085384" w:rsidRDefault="00085384" w:rsidP="008E739F">
            <w:pPr>
              <w:keepNext/>
              <w:jc w:val="center"/>
            </w:pPr>
            <w:r>
              <w:t xml:space="preserve">(1. </w:t>
            </w:r>
            <w:fldSimple w:instr=" SEQ 1. \* ARABIC ">
              <w:r>
                <w:rPr>
                  <w:noProof/>
                </w:rPr>
                <w:t>23</w:t>
              </w:r>
            </w:fldSimple>
            <w:r>
              <w:t>)</w:t>
            </w:r>
          </w:p>
        </w:tc>
      </w:tr>
    </w:tbl>
    <w:p w14:paraId="22DDC8F3" w14:textId="77777777" w:rsidR="00085384" w:rsidRDefault="00085384" w:rsidP="00085384">
      <w:pPr>
        <w:jc w:val="both"/>
        <w:rPr>
          <w:rFonts w:eastAsiaTheme="minorEastAsia"/>
        </w:rPr>
      </w:pPr>
      <w:r>
        <w:rPr>
          <w:rFonts w:eastAsiaTheme="minorEastAsia"/>
        </w:rPr>
        <w:lastRenderedPageBreak/>
        <w:t>Finalement, la section efficace totale d’extinction s’exprime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085384" w14:paraId="131AA94B" w14:textId="77777777" w:rsidTr="008E739F">
        <w:trPr>
          <w:trHeight w:val="624"/>
        </w:trPr>
        <w:tc>
          <w:tcPr>
            <w:tcW w:w="740" w:type="pct"/>
            <w:vAlign w:val="center"/>
          </w:tcPr>
          <w:p w14:paraId="3172C90D" w14:textId="77777777" w:rsidR="00085384" w:rsidRDefault="00085384" w:rsidP="008E739F">
            <w:pPr>
              <w:jc w:val="center"/>
            </w:pPr>
          </w:p>
        </w:tc>
        <w:tc>
          <w:tcPr>
            <w:tcW w:w="3521" w:type="pct"/>
            <w:vAlign w:val="center"/>
          </w:tcPr>
          <w:p w14:paraId="1B97C919" w14:textId="77777777" w:rsidR="00085384" w:rsidRDefault="00BC4AB9" w:rsidP="008E739F">
            <w:pPr>
              <w:jc w:val="cente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m:oMathPara>
          </w:p>
        </w:tc>
        <w:tc>
          <w:tcPr>
            <w:tcW w:w="739" w:type="pct"/>
            <w:vAlign w:val="center"/>
          </w:tcPr>
          <w:p w14:paraId="290A819A" w14:textId="77777777" w:rsidR="00085384" w:rsidRDefault="00085384" w:rsidP="008E739F">
            <w:pPr>
              <w:keepNext/>
              <w:jc w:val="center"/>
            </w:pPr>
            <w:r>
              <w:t xml:space="preserve">(1. </w:t>
            </w:r>
            <w:fldSimple w:instr=" SEQ 1. \* ARABIC ">
              <w:r>
                <w:rPr>
                  <w:noProof/>
                </w:rPr>
                <w:t>24</w:t>
              </w:r>
            </w:fldSimple>
            <w:r>
              <w:t>)</w:t>
            </w:r>
          </w:p>
        </w:tc>
      </w:tr>
    </w:tbl>
    <w:p w14:paraId="00DD6C81" w14:textId="77777777" w:rsidR="00085384" w:rsidRDefault="00085384" w:rsidP="00085384">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est </w:t>
      </w:r>
      <w:r>
        <w:t>l’efficacité d’extinction, qui est la section efficace d’extinction</w:t>
      </w:r>
      <w:r w:rsidR="008E739F">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oMath>
      <w:r>
        <w:t xml:space="preserve"> </w:t>
      </w:r>
      <w:r w:rsidR="00696665" w:rsidRPr="008372DE">
        <w:rPr>
          <w:rFonts w:eastAsiaTheme="minorEastAsia" w:cstheme="minorHAnsi"/>
        </w:rPr>
        <w:t>[m</w:t>
      </w:r>
      <w:r w:rsidR="00696665" w:rsidRPr="008372DE">
        <w:rPr>
          <w:rFonts w:eastAsiaTheme="minorEastAsia" w:cstheme="minorHAnsi"/>
          <w:vertAlign w:val="superscript"/>
        </w:rPr>
        <w:t>2</w:t>
      </w:r>
      <w:r w:rsidR="00696665" w:rsidRPr="008372DE">
        <w:rPr>
          <w:rFonts w:eastAsiaTheme="minorEastAsia" w:cstheme="minorHAnsi"/>
        </w:rPr>
        <w:t xml:space="preserve">] </w:t>
      </w:r>
      <w:r w:rsidR="00696665">
        <w:rPr>
          <w:rFonts w:eastAsiaTheme="minorEastAsia" w:cstheme="minorHAnsi"/>
        </w:rPr>
        <w:t xml:space="preserve"> </w:t>
      </w:r>
      <w:r>
        <w:t xml:space="preserve">normalisée par la section efficace géométrique </w:t>
      </w:r>
      <m:oMath>
        <m:r>
          <w:rPr>
            <w:rFonts w:ascii="Cambria Math" w:hAnsi="Cambria Math"/>
          </w:rPr>
          <m:t>πa²</m:t>
        </m:r>
      </m:oMath>
      <w:r>
        <w:rPr>
          <w:rFonts w:eastAsiaTheme="minorEastAsia"/>
        </w:rPr>
        <w:t>.</w:t>
      </w:r>
    </w:p>
    <w:p w14:paraId="49984490" w14:textId="60BA70F0" w:rsidR="008E739F" w:rsidRDefault="008E739F" w:rsidP="00085384">
      <w:pPr>
        <w:jc w:val="both"/>
        <w:rPr>
          <w:rFonts w:eastAsiaTheme="minorEastAsia"/>
        </w:rPr>
      </w:pPr>
      <w:r>
        <w:rPr>
          <w:rFonts w:eastAsiaTheme="minorEastAsia"/>
        </w:rPr>
        <w:t xml:space="preserve">Pour résumer, le calcul de l’atténuation spécifique due à la pluie  </w:t>
      </w:r>
      <m:oMath>
        <m:sSub>
          <m:sSubPr>
            <m:ctrlPr>
              <w:rPr>
                <w:rFonts w:ascii="Cambria Math" w:hAnsi="Cambria Math"/>
                <w:i/>
              </w:rPr>
            </m:ctrlPr>
          </m:sSubPr>
          <m:e>
            <m:r>
              <w:rPr>
                <w:rFonts w:ascii="Cambria Math" w:hAnsi="Cambria Math"/>
              </w:rPr>
              <m:t>γ</m:t>
            </m:r>
          </m:e>
          <m:sub>
            <m:r>
              <w:rPr>
                <w:rFonts w:ascii="Cambria Math" w:hAnsi="Cambria Math"/>
              </w:rPr>
              <m:t>ra</m:t>
            </m:r>
          </m:sub>
        </m:sSub>
      </m:oMath>
      <w:r>
        <w:rPr>
          <w:rFonts w:eastAsiaTheme="minorEastAsia"/>
        </w:rPr>
        <w:t xml:space="preserve"> à l’aide du modèle présenté dans cette section nécessite </w:t>
      </w:r>
      <w:r w:rsidR="00887947">
        <w:rPr>
          <w:rFonts w:eastAsiaTheme="minorEastAsia"/>
        </w:rPr>
        <w:t xml:space="preserve">donc </w:t>
      </w:r>
      <w:r>
        <w:rPr>
          <w:rFonts w:eastAsiaTheme="minorEastAsia"/>
        </w:rPr>
        <w:t xml:space="preserve">en entrée la </w:t>
      </w:r>
      <w:r>
        <w:t>distribution des tailles des particules de pluie (</w:t>
      </w:r>
      <m:oMath>
        <m:r>
          <m:rPr>
            <m:sty m:val="p"/>
          </m:rPr>
          <w:rPr>
            <w:rFonts w:ascii="Cambria Math" w:hAnsi="Cambria Math"/>
          </w:rPr>
          <m:t>PS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060A1">
        <w:rPr>
          <w:rFonts w:eastAsiaTheme="minorEastAsia"/>
        </w:rPr>
        <w:t xml:space="preserve">, mais aussi </w:t>
      </w:r>
      <w:r w:rsidR="007F2580">
        <w:rPr>
          <w:rFonts w:eastAsiaTheme="minorEastAsia"/>
        </w:rPr>
        <w:t>le</w:t>
      </w:r>
      <w:ins w:id="68" w:author="Luc Frison" w:date="2023-10-02T11:37:00Z">
        <w:r w:rsidR="006E2D12">
          <w:rPr>
            <w:rFonts w:eastAsiaTheme="minorEastAsia"/>
          </w:rPr>
          <w:t xml:space="preserve"> </w:t>
        </w:r>
      </w:ins>
      <w:r w:rsidR="002060A1" w:rsidRPr="008372DE">
        <w:rPr>
          <w:rFonts w:eastAsiaTheme="minorEastAsia" w:cstheme="minorHAnsi"/>
        </w:rPr>
        <w:t xml:space="preserve">diamètre des plus grosses gouttes de </w:t>
      </w:r>
      <w:r w:rsidR="002060A1">
        <w:rPr>
          <w:rFonts w:eastAsiaTheme="minorEastAsia" w:cstheme="minorHAnsi"/>
        </w:rPr>
        <w:t xml:space="preserve">pluie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sidR="002060A1">
        <w:rPr>
          <w:rFonts w:eastAsiaTheme="minorEastAsia" w:cstheme="minorHAnsi"/>
        </w:rPr>
        <w:t>,</w:t>
      </w:r>
      <w:r w:rsidR="002060A1">
        <w:rPr>
          <w:rFonts w:eastAsiaTheme="minorEastAsia"/>
        </w:rPr>
        <w:t xml:space="preserve"> </w:t>
      </w:r>
      <w:r w:rsidR="00887947">
        <w:rPr>
          <w:rFonts w:eastAsiaTheme="minorEastAsia"/>
        </w:rPr>
        <w:t xml:space="preserve">la fréquence </w:t>
      </w:r>
      <m:oMath>
        <m:r>
          <w:rPr>
            <w:rFonts w:ascii="Cambria Math" w:eastAsiaTheme="minorEastAsia" w:hAnsi="Cambria Math" w:cs="Cambria Math"/>
          </w:rPr>
          <m:t>f</m:t>
        </m:r>
      </m:oMath>
      <w:r w:rsidR="00887947">
        <w:rPr>
          <w:rFonts w:eastAsiaTheme="minorEastAsia"/>
        </w:rPr>
        <w:t xml:space="preserve"> de la liaison et </w:t>
      </w:r>
      <w:r w:rsidR="00322EB7">
        <w:rPr>
          <w:rFonts w:eastAsiaTheme="minorEastAsia"/>
        </w:rPr>
        <w:t xml:space="preserve">les parties réelle et imaginaire de la  permittivité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00887947">
        <w:rPr>
          <w:rFonts w:eastAsiaTheme="minorEastAsia"/>
          <w:szCs w:val="24"/>
        </w:rPr>
        <w:t xml:space="preserve"> pour calculer la section efficace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rsidR="00887947">
        <w:rPr>
          <w:rFonts w:eastAsiaTheme="minorEastAsia"/>
        </w:rPr>
        <w:t xml:space="preserve"> </w:t>
      </w:r>
      <w:r w:rsidR="00887947">
        <w:rPr>
          <w:rFonts w:eastAsiaTheme="minorEastAsia"/>
          <w:szCs w:val="24"/>
        </w:rPr>
        <w:t xml:space="preserve">des particules de pluie. </w:t>
      </w:r>
    </w:p>
    <w:p w14:paraId="718B2EE3" w14:textId="34D22DF5" w:rsidR="00830650" w:rsidRDefault="007F2580">
      <w:pPr>
        <w:pStyle w:val="Paragraphedeliste"/>
        <w:numPr>
          <w:ilvl w:val="0"/>
          <w:numId w:val="10"/>
        </w:numPr>
        <w:jc w:val="both"/>
        <w:pPrChange w:id="69" w:author="Queyrel Julien" w:date="2023-09-22T17:04:00Z">
          <w:pPr>
            <w:jc w:val="both"/>
          </w:pPr>
        </w:pPrChange>
      </w:pPr>
      <w:ins w:id="70" w:author="Queyrel Julien" w:date="2023-09-22T17:04:00Z">
        <w:r>
          <w:t>validité dans les zones polaires ?</w:t>
        </w:r>
      </w:ins>
    </w:p>
    <w:p w14:paraId="0392B953" w14:textId="77777777" w:rsidR="00887947" w:rsidRDefault="00887947" w:rsidP="00887947">
      <w:pPr>
        <w:jc w:val="both"/>
      </w:pPr>
      <w:r w:rsidRPr="00A173F8">
        <w:t xml:space="preserve">Jusqu'à présent, la modélisation précise de l'atténuation causée par les </w:t>
      </w:r>
      <w:r>
        <w:t>autres types d’</w:t>
      </w:r>
      <w:r w:rsidRPr="00A173F8">
        <w:t>hydrométéores polaires reste un domaine peu ex</w:t>
      </w:r>
      <w:r>
        <w:t>ploré voir</w:t>
      </w:r>
      <w:r w:rsidRPr="00A173F8">
        <w:t xml:space="preserve"> négligé. Les mécanismes d'atténuation dus à ces particules, telles que les cristaux de glace et les flocons de neige</w:t>
      </w:r>
      <w:r>
        <w:t xml:space="preserve"> (sec ou humide)</w:t>
      </w:r>
      <w:r w:rsidRPr="00A173F8">
        <w:t xml:space="preserve">, présentent des défis uniques en raison de leurs propriétés complexes et variables. Cependant, une </w:t>
      </w:r>
      <w:r>
        <w:t>première avancé</w:t>
      </w:r>
      <w:r w:rsidRPr="00A173F8">
        <w:t xml:space="preserve"> a été réalisée dans </w:t>
      </w:r>
      <w:commentRangeStart w:id="71"/>
      <w:r w:rsidRPr="00A173F8">
        <w:t>l'étude THOR7</w:t>
      </w:r>
      <w:r w:rsidR="00696665">
        <w:t xml:space="preserve"> </w:t>
      </w:r>
      <w:commentRangeEnd w:id="71"/>
      <w:r w:rsidR="007F2580">
        <w:rPr>
          <w:rStyle w:val="Marquedecommentaire"/>
        </w:rPr>
        <w:commentReference w:id="71"/>
      </w:r>
      <w:r w:rsidR="00696665">
        <w:fldChar w:fldCharType="begin"/>
      </w:r>
      <w:r w:rsidR="00696665">
        <w:instrText xml:space="preserve"> ADDIN ZOTERO_ITEM CSL_CITATION {"citationID":"QvCiKNfy","properties":{"formattedCitation":"(Queyrel, s.\\uc0\\u160{}d.)","plainCitation":"(Queyrel, s. d.)","dontUpdate":true,"noteIndex":0},"citationItems":[{"id":56,"uris":["http://zotero.org/users/local/n6fh7qN8/items/F4TYEKK4"],"itemData":{"id":56,"type":"article-journal","abstract":"The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696665">
        <w:fldChar w:fldCharType="separate"/>
      </w:r>
      <w:r w:rsidR="00696665">
        <w:rPr>
          <w:rFonts w:ascii="Calibri" w:hAnsi="Calibri" w:cs="Calibri"/>
          <w:szCs w:val="24"/>
        </w:rPr>
        <w:t>(Queyrel, 2021</w:t>
      </w:r>
      <w:r w:rsidR="00696665" w:rsidRPr="00696665">
        <w:rPr>
          <w:rFonts w:ascii="Calibri" w:hAnsi="Calibri" w:cs="Calibri"/>
          <w:szCs w:val="24"/>
        </w:rPr>
        <w:t>)</w:t>
      </w:r>
      <w:r w:rsidR="00696665">
        <w:fldChar w:fldCharType="end"/>
      </w:r>
      <w:r w:rsidR="00696665">
        <w:t xml:space="preserve"> où l’auteur</w:t>
      </w:r>
      <w:r w:rsidRPr="00A173F8">
        <w:t xml:space="preserve"> </w:t>
      </w:r>
      <w:r w:rsidR="00696665">
        <w:t>a</w:t>
      </w:r>
      <w:r w:rsidRPr="00A173F8">
        <w:t xml:space="preserve"> développé le premier modèle détaillé permettant de calculer l'atténuation due </w:t>
      </w:r>
      <w:r>
        <w:t>à la neige</w:t>
      </w:r>
      <w:r w:rsidRPr="00A173F8">
        <w:t xml:space="preserve">. </w:t>
      </w:r>
      <w:r>
        <w:t>Le chapitre 2 de ce travail fournit</w:t>
      </w:r>
      <w:r w:rsidRPr="00A173F8">
        <w:t xml:space="preserve"> une analyse approfondie de ce modèle</w:t>
      </w:r>
      <w:r>
        <w:t>.</w:t>
      </w:r>
    </w:p>
    <w:p w14:paraId="2EDC4632" w14:textId="4F06DA2B" w:rsidR="007F65BD" w:rsidRDefault="00887947" w:rsidP="00887947">
      <w:pPr>
        <w:jc w:val="both"/>
        <w:rPr>
          <w:ins w:id="72" w:author="Queyrel Julien" w:date="2023-09-22T17:08:00Z"/>
        </w:rPr>
      </w:pPr>
      <w:commentRangeStart w:id="73"/>
      <w:r>
        <w:t>Comme présenté ici</w:t>
      </w:r>
      <w:r w:rsidR="002256F4">
        <w:t>, le calcul</w:t>
      </w:r>
      <w:r>
        <w:t xml:space="preserve"> d'atténuation due à la pluie </w:t>
      </w:r>
      <w:r w:rsidR="002256F4">
        <w:t>est possible grâce à des modèles</w:t>
      </w:r>
      <w:r>
        <w:t xml:space="preserve"> présents dans la littérature, mais seule la Recommandation ITU-R P.618-13 présente une validité à l'échelle mondiale. </w:t>
      </w:r>
      <w:commentRangeEnd w:id="73"/>
      <w:r w:rsidR="007F2580">
        <w:rPr>
          <w:rStyle w:val="Marquedecommentaire"/>
        </w:rPr>
        <w:commentReference w:id="73"/>
      </w:r>
      <w:r>
        <w:t xml:space="preserve">Néanmoins, ils ont principalement été développés pour les régions tempérées et leurs performances dans les régions polaires sont généralement peu connues en raison des particularités des climats de ces régions. L’étude de l’atténuation due aux autres types d’hydrométéores présents dans les zones polaires demeure un domaine largement inexploité et </w:t>
      </w:r>
      <w:r w:rsidR="002256F4">
        <w:t xml:space="preserve">seul </w:t>
      </w:r>
      <w:commentRangeStart w:id="74"/>
      <w:r w:rsidR="002256F4">
        <w:t xml:space="preserve">le modèle de </w:t>
      </w:r>
      <w:r w:rsidR="00696665">
        <w:fldChar w:fldCharType="begin"/>
      </w:r>
      <w:r w:rsidR="00696665">
        <w:instrText xml:space="preserve"> ADDIN ZOTERO_ITEM CSL_CITATION {"citationID":"KnZktBjH","properties":{"formattedCitation":"(J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696665">
        <w:fldChar w:fldCharType="separate"/>
      </w:r>
      <w:r w:rsidR="00696665" w:rsidRPr="00696665">
        <w:rPr>
          <w:rFonts w:ascii="Calibri" w:hAnsi="Calibri" w:cs="Calibri"/>
        </w:rPr>
        <w:t>(J Queyrel, 2021)</w:t>
      </w:r>
      <w:r w:rsidR="00696665">
        <w:fldChar w:fldCharType="end"/>
      </w:r>
      <w:r w:rsidR="002256F4" w:rsidRPr="00A173F8">
        <w:t xml:space="preserve"> </w:t>
      </w:r>
      <w:r w:rsidR="002256F4">
        <w:t>présenté au chapitre 2 semble essayer de les analyser</w:t>
      </w:r>
      <w:commentRangeEnd w:id="74"/>
      <w:r w:rsidR="007F2580">
        <w:rPr>
          <w:rStyle w:val="Marquedecommentaire"/>
        </w:rPr>
        <w:commentReference w:id="74"/>
      </w:r>
      <w:r>
        <w:t>. Le manque de données expérimentales en bande Ka dans les polaires rend difficile la validation de tout modèle. C'est pourquoi l'utilisation d'un modèle météorologique-électromagnétique hybride, tel que ce</w:t>
      </w:r>
      <w:r w:rsidR="00696665">
        <w:t xml:space="preserve">lui développé par l'ONERA dans </w:t>
      </w:r>
      <w:r w:rsidR="00696665">
        <w:fldChar w:fldCharType="begin"/>
      </w:r>
      <w:r w:rsidR="00696665">
        <w:instrText xml:space="preserve"> ADDIN ZOTERO_ITEM CSL_CITATION {"citationID":"5ubGWnCw","properties":{"formattedCitation":"(Garc\\uc0\\u237{}a et al., 2013)","plainCitation":"(García et al., 2013)","noteIndex":0},"citationItems":[{"id":57,"uris":["http://zotero.org/users/local/n6fh7qN8/items/I8MYUSDP"],"itemData":{"id":57,"type":"paper-conference","container-title":"2013 7th European Conference on Antennas and Propagation (EuCAP)","page":"1377–1381","publisher":"IEEE","source":"Google Scholar","title":"Use of WRF model to characterize propagation effects in the troposphere","author":[{"family":"García","given":"Maura Outeiral"},{"family":"Jeannin","given":"Nicolas"},{"family":"Féral","given":"Laurent"},{"family":"Castanet","given":"Laurent"}],"issued":{"date-parts":[["2013"]]}}}],"schema":"https://github.com/citation-style-language/schema/raw/master/csl-citation.json"} </w:instrText>
      </w:r>
      <w:r w:rsidR="00696665">
        <w:fldChar w:fldCharType="separate"/>
      </w:r>
      <w:r w:rsidR="00696665" w:rsidRPr="00696665">
        <w:rPr>
          <w:rFonts w:ascii="Calibri" w:hAnsi="Calibri" w:cs="Calibri"/>
          <w:szCs w:val="24"/>
        </w:rPr>
        <w:t>(García et al., 2013)</w:t>
      </w:r>
      <w:r w:rsidR="00696665">
        <w:fldChar w:fldCharType="end"/>
      </w:r>
      <w:r>
        <w:t>, pourrait être extrêmement utile à l'avenir pour pallier ce manque de données expérimentales, ainsi que pour trouver un modèle global qui fonctionne pour toutes les régions du globe et quel que soit la configuration radioélectrique de la liaison. La section suivante examine les différents types de données disponibles aujourd'hui pour caractériser le canal de propagation radio ainsi que pour valider les modèles d'atténuation existants.</w:t>
      </w:r>
    </w:p>
    <w:p w14:paraId="54EC85B4" w14:textId="571F7854" w:rsidR="007F2580" w:rsidRDefault="007F2580" w:rsidP="007F2580">
      <w:pPr>
        <w:pStyle w:val="Paragraphedeliste"/>
        <w:numPr>
          <w:ilvl w:val="0"/>
          <w:numId w:val="10"/>
        </w:numPr>
        <w:jc w:val="both"/>
        <w:rPr>
          <w:ins w:id="75" w:author="Queyrel Julien" w:date="2023-09-22T17:09:00Z"/>
        </w:rPr>
      </w:pPr>
      <w:ins w:id="76" w:author="Queyrel Julien" w:date="2023-09-22T17:08:00Z">
        <w:r>
          <w:t>il me semble qu’il faut peut-être élargi</w:t>
        </w:r>
        <w:r w:rsidR="00F6546C">
          <w:t>r la liste des m</w:t>
        </w:r>
      </w:ins>
      <w:ins w:id="77" w:author="Queyrel Julien" w:date="2023-09-22T17:09:00Z">
        <w:r w:rsidR="00F6546C">
          <w:t xml:space="preserve">odèles présentés : </w:t>
        </w:r>
      </w:ins>
    </w:p>
    <w:p w14:paraId="6D58123E" w14:textId="13652636" w:rsidR="00F6546C" w:rsidRDefault="00F6546C" w:rsidP="00F6546C">
      <w:pPr>
        <w:pStyle w:val="Paragraphedeliste"/>
        <w:numPr>
          <w:ilvl w:val="1"/>
          <w:numId w:val="10"/>
        </w:numPr>
        <w:jc w:val="both"/>
        <w:rPr>
          <w:ins w:id="78" w:author="Queyrel Julien" w:date="2023-09-22T17:09:00Z"/>
        </w:rPr>
      </w:pPr>
      <w:ins w:id="79" w:author="Queyrel Julien" w:date="2023-09-22T17:09:00Z">
        <w:r>
          <w:t>dire qu’on se limite peu</w:t>
        </w:r>
      </w:ins>
      <w:ins w:id="80" w:author="Queyrel Julien" w:date="2023-09-22T17:12:00Z">
        <w:r>
          <w:t>t</w:t>
        </w:r>
      </w:ins>
      <w:ins w:id="81" w:author="Queyrel Julien" w:date="2023-09-22T17:09:00Z">
        <w:r>
          <w:t>-être à des modèles physique de calcul de l’atten et non de la stat de l’atten ?</w:t>
        </w:r>
      </w:ins>
    </w:p>
    <w:p w14:paraId="202C741D" w14:textId="37B81E35" w:rsidR="00F6546C" w:rsidRDefault="00F6546C" w:rsidP="00F6546C">
      <w:pPr>
        <w:pStyle w:val="Paragraphedeliste"/>
        <w:numPr>
          <w:ilvl w:val="1"/>
          <w:numId w:val="10"/>
        </w:numPr>
        <w:jc w:val="both"/>
        <w:rPr>
          <w:ins w:id="82" w:author="Queyrel Julien" w:date="2023-09-22T17:10:00Z"/>
        </w:rPr>
      </w:pPr>
      <w:ins w:id="83" w:author="Queyrel Julien" w:date="2023-09-22T17:09:00Z">
        <w:r>
          <w:t>dans l’ITU il y a des modèles de neige il me semble (liai</w:t>
        </w:r>
      </w:ins>
      <w:ins w:id="84" w:author="Queyrel Julien" w:date="2023-09-22T17:10:00Z">
        <w:r>
          <w:t>son terre-terre)</w:t>
        </w:r>
      </w:ins>
      <w:ins w:id="85" w:author="Queyrel Julien" w:date="2023-09-22T17:11:00Z">
        <w:r>
          <w:t xml:space="preserve"> </w:t>
        </w:r>
      </w:ins>
      <w:ins w:id="86" w:author="Queyrel Julien" w:date="2023-09-22T17:12:00Z">
        <w:r>
          <w:t>–</w:t>
        </w:r>
      </w:ins>
      <w:ins w:id="87" w:author="Queyrel Julien" w:date="2023-09-22T17:11:00Z">
        <w:r>
          <w:t xml:space="preserve"> </w:t>
        </w:r>
      </w:ins>
      <w:ins w:id="88" w:author="Queyrel Julien" w:date="2023-09-22T17:12:00Z">
        <w:r>
          <w:t>P.1817</w:t>
        </w:r>
      </w:ins>
    </w:p>
    <w:p w14:paraId="037AB5C9" w14:textId="1E87EDD3" w:rsidR="00F6546C" w:rsidRDefault="00F6546C" w:rsidP="00F6546C">
      <w:pPr>
        <w:pStyle w:val="Paragraphedeliste"/>
        <w:numPr>
          <w:ilvl w:val="1"/>
          <w:numId w:val="10"/>
        </w:numPr>
        <w:jc w:val="both"/>
        <w:rPr>
          <w:ins w:id="89" w:author="Queyrel Julien" w:date="2023-09-22T17:11:00Z"/>
        </w:rPr>
      </w:pPr>
      <w:ins w:id="90" w:author="Queyrel Julien" w:date="2023-09-22T17:10:00Z">
        <w:r>
          <w:t>dans la littérature il y en a aussi si je ne m’abuse, je pense qu’il faut étayer encore un peu cette revue des modèles, sinon on va se faire épingler par les rapporteurs je pense.</w:t>
        </w:r>
      </w:ins>
      <w:ins w:id="91" w:author="Queyrel Julien" w:date="2023-09-22T17:12:00Z">
        <w:r>
          <w:t xml:space="preserve"> on peut mentionner aussi qu’il existe peut-être plus souvent des modèle d’atten pour la neige accumulée au sol (ou sur </w:t>
        </w:r>
      </w:ins>
      <w:ins w:id="92" w:author="Queyrel Julien" w:date="2023-09-22T17:13:00Z">
        <w:r>
          <w:t>un radome).</w:t>
        </w:r>
      </w:ins>
    </w:p>
    <w:p w14:paraId="5564137E" w14:textId="5FBB7158" w:rsidR="00F6546C" w:rsidRDefault="00F6546C" w:rsidP="00F6546C">
      <w:pPr>
        <w:pStyle w:val="Paragraphedeliste"/>
        <w:numPr>
          <w:ilvl w:val="1"/>
          <w:numId w:val="10"/>
        </w:numPr>
        <w:jc w:val="both"/>
        <w:rPr>
          <w:ins w:id="93" w:author="Queyrel Julien" w:date="2023-09-22T17:13:00Z"/>
        </w:rPr>
      </w:pPr>
      <w:ins w:id="94" w:author="Queyrel Julien" w:date="2023-09-22T17:11:00Z">
        <w:r>
          <w:t xml:space="preserve">la glace </w:t>
        </w:r>
        <w:r>
          <w:sym w:font="Wingdings" w:char="F0E0"/>
        </w:r>
        <w:r>
          <w:t xml:space="preserve"> dépolarisation : en parler !</w:t>
        </w:r>
      </w:ins>
    </w:p>
    <w:p w14:paraId="3FE424B4" w14:textId="77777777" w:rsidR="00F6546C" w:rsidRDefault="00F6546C" w:rsidP="00F6546C">
      <w:pPr>
        <w:pStyle w:val="Paragraphedeliste"/>
        <w:numPr>
          <w:ilvl w:val="1"/>
          <w:numId w:val="10"/>
        </w:numPr>
        <w:jc w:val="both"/>
        <w:rPr>
          <w:ins w:id="95" w:author="Queyrel Julien" w:date="2023-09-22T17:15:00Z"/>
        </w:rPr>
      </w:pPr>
      <w:ins w:id="96" w:author="Queyrel Julien" w:date="2023-09-22T17:13:00Z">
        <w:r>
          <w:t>enfin, je mets un peu tout ce qui me passe par la tête : mais quelques ordres de grandeur seraient bienvenus,</w:t>
        </w:r>
      </w:ins>
    </w:p>
    <w:p w14:paraId="34F837ED" w14:textId="0D491B4A" w:rsidR="00F6546C" w:rsidRDefault="00F6546C">
      <w:pPr>
        <w:pStyle w:val="Paragraphedeliste"/>
        <w:numPr>
          <w:ilvl w:val="1"/>
          <w:numId w:val="10"/>
        </w:numPr>
        <w:jc w:val="both"/>
        <w:pPrChange w:id="97" w:author="Queyrel Julien" w:date="2023-09-22T17:09:00Z">
          <w:pPr>
            <w:jc w:val="both"/>
          </w:pPr>
        </w:pPrChange>
      </w:pPr>
      <w:ins w:id="98" w:author="Queyrel Julien" w:date="2023-09-22T17:13:00Z">
        <w:r>
          <w:lastRenderedPageBreak/>
          <w:t xml:space="preserve"> et des campagnes d’at</w:t>
        </w:r>
      </w:ins>
      <w:ins w:id="99" w:author="Queyrel Julien" w:date="2023-09-22T17:14:00Z">
        <w:r>
          <w:t xml:space="preserve">ten due à la neige il doit y en avoir dans la littérature (même si pas dans les régions polaires). </w:t>
        </w:r>
      </w:ins>
      <w:ins w:id="100" w:author="Queyrel Julien" w:date="2023-09-22T17:15:00Z">
        <w:r>
          <w:t>alors certes on parle pas de modèle, mais peut-être que ça a sa place dans une partie à venir</w:t>
        </w:r>
      </w:ins>
      <w:ins w:id="101" w:author="Queyrel Julien" w:date="2023-09-22T17:17:00Z">
        <w:r w:rsidR="003A40FD">
          <w:t xml:space="preserve"> (1.3  ?). Il me semble qu’on ne peut pas trop s’abstenir d’un état de l’art succinct là-dessus</w:t>
        </w:r>
      </w:ins>
      <w:ins w:id="102" w:author="Queyrel Julien" w:date="2023-09-22T17:15:00Z">
        <w:r>
          <w:t xml:space="preserve">. </w:t>
        </w:r>
      </w:ins>
      <w:ins w:id="103" w:author="Queyrel Julien" w:date="2023-09-22T17:14:00Z">
        <w:r>
          <w:t xml:space="preserve">Par ex je tombe immédiatement là-dessus : </w:t>
        </w:r>
        <w:r>
          <w:br/>
        </w:r>
        <w:r w:rsidRPr="00F6546C">
          <w:t>https://agupubs.onlinelibrary.wiley.com/doi/full/10.1002/2014RS005547</w:t>
        </w:r>
      </w:ins>
    </w:p>
    <w:p w14:paraId="537DC9F9" w14:textId="77777777" w:rsidR="007F65BD" w:rsidRPr="00A173F8" w:rsidRDefault="007F65BD" w:rsidP="00A173F8">
      <w:pPr>
        <w:jc w:val="both"/>
      </w:pPr>
    </w:p>
    <w:p w14:paraId="1BBA3F2F" w14:textId="77777777" w:rsidR="00EA0FBE" w:rsidRPr="00A057D2" w:rsidRDefault="00A057D2" w:rsidP="00A057D2">
      <w:pPr>
        <w:pStyle w:val="Titre1"/>
        <w:rPr>
          <w:u w:val="single"/>
        </w:rPr>
      </w:pPr>
      <w:bookmarkStart w:id="104" w:name="_Toc147139634"/>
      <w:r w:rsidRPr="00A057D2">
        <w:rPr>
          <w:u w:val="single"/>
        </w:rPr>
        <w:t>1.3</w:t>
      </w:r>
      <w:r w:rsidRPr="00A057D2">
        <w:rPr>
          <w:u w:val="single"/>
        </w:rPr>
        <w:tab/>
      </w:r>
      <w:r w:rsidR="00B30C19" w:rsidRPr="00A057D2">
        <w:rPr>
          <w:u w:val="single"/>
        </w:rPr>
        <w:t>Données utiles à la caractérisation du canal de propagation</w:t>
      </w:r>
      <w:bookmarkEnd w:id="104"/>
    </w:p>
    <w:p w14:paraId="5316ACDD" w14:textId="77777777" w:rsidR="00B30C19" w:rsidRDefault="00B30C19" w:rsidP="00B30C19"/>
    <w:p w14:paraId="27F27C5E" w14:textId="77777777" w:rsidR="00B30C19" w:rsidRDefault="00B30C19" w:rsidP="00B30C19">
      <w:pPr>
        <w:jc w:val="both"/>
      </w:pPr>
      <w:r>
        <w:t>Une caractérisation détaillée du canal de propagation est essentielle pour le développement, l'optimisation et la validation des modèles d'atténuation. Comme vu dans la section précédente, plusieurs paramètres atmosphériques et météorologiques sont nécessaires pour calculer l'atténuation due aux gaz atmosphériques, aux nuages et aux hydrométéores, ce qui requiert des données expérimentales ou de réanalyse. De plus, des données expérimentales provenant de récepteurs balises s</w:t>
      </w:r>
      <w:r w:rsidR="000E4BFF">
        <w:t>ont nécessaires pour valider le modèle</w:t>
      </w:r>
      <w:r>
        <w:t xml:space="preserve"> d'atténuation</w:t>
      </w:r>
      <w:r w:rsidR="000E4BFF">
        <w:t xml:space="preserve"> développé</w:t>
      </w:r>
      <w:r>
        <w:t>.</w:t>
      </w:r>
    </w:p>
    <w:p w14:paraId="1C99F313" w14:textId="77777777" w:rsidR="00B30C19" w:rsidRDefault="00B30C19" w:rsidP="00B30C19">
      <w:pPr>
        <w:jc w:val="both"/>
      </w:pPr>
      <w:r>
        <w:t xml:space="preserve">Cette section est divisée en </w:t>
      </w:r>
      <w:r w:rsidR="00A057D2">
        <w:t>deux</w:t>
      </w:r>
      <w:r>
        <w:t xml:space="preserve"> catégories. Tout d'abord,</w:t>
      </w:r>
      <w:r w:rsidR="002256F4" w:rsidRPr="002256F4">
        <w:t xml:space="preserve"> </w:t>
      </w:r>
      <w:r w:rsidR="002256F4">
        <w:t>les données météorologiques collectées à partir de divers types d'observations aux Svalbard sont exposées, puis l'accent est mis sur les données disponibles pour caractériser le canal de propagation SvalSat-THOR7, recueillies par une expérience de propagation de l’ESA</w:t>
      </w:r>
      <w:r w:rsidR="00A057D2">
        <w:t>. Dans la seconde partie</w:t>
      </w:r>
      <w:r>
        <w:t xml:space="preserve">, </w:t>
      </w:r>
      <w:r w:rsidR="002256F4">
        <w:t xml:space="preserve">les données météorologiques provenant de bases de données de réanalyse et pouvant </w:t>
      </w:r>
      <w:r w:rsidR="00354B18">
        <w:t>aider</w:t>
      </w:r>
      <w:r w:rsidR="002256F4">
        <w:t xml:space="preserve"> à la validation d’un modèle développé pour les hautes latitudes sont décrites.</w:t>
      </w:r>
    </w:p>
    <w:p w14:paraId="590ED9F8" w14:textId="77777777" w:rsidR="002256F4" w:rsidRDefault="002256F4" w:rsidP="00B30C19">
      <w:pPr>
        <w:jc w:val="both"/>
      </w:pPr>
    </w:p>
    <w:p w14:paraId="29CCF688" w14:textId="77777777" w:rsidR="002256F4" w:rsidRDefault="002256F4" w:rsidP="002256F4">
      <w:pPr>
        <w:pStyle w:val="Titre2"/>
      </w:pPr>
      <w:bookmarkStart w:id="105" w:name="_Toc147139635"/>
      <w:r>
        <w:t>1.3.1</w:t>
      </w:r>
      <w:r>
        <w:tab/>
        <w:t>Données météorologiques et radioélectrique expérimentales</w:t>
      </w:r>
      <w:bookmarkEnd w:id="105"/>
    </w:p>
    <w:p w14:paraId="371A876A" w14:textId="77777777" w:rsidR="002256F4" w:rsidRDefault="002256F4" w:rsidP="002256F4"/>
    <w:p w14:paraId="0FC9B657" w14:textId="77777777" w:rsidR="002256F4" w:rsidRDefault="002256F4" w:rsidP="002256F4">
      <w:pPr>
        <w:jc w:val="both"/>
      </w:pPr>
      <w:r>
        <w:t>Cette section présente un aperçu des données météorologiques et radioélectrique disponibles recueillies à partir d'observations et de mesures utiles à ces travaux. Tout d'abord, les données radioélectriques utilisées pour valider le modèle développé dans ces travaux sont présentées. Ensuite, les observations météorologiques de la Terre récoltées en parallèle de la campagne de données radioélectrique sont détaillées.</w:t>
      </w:r>
    </w:p>
    <w:p w14:paraId="4864F05C" w14:textId="77777777" w:rsidR="00FB768D" w:rsidRPr="002256F4" w:rsidRDefault="00FB768D" w:rsidP="002256F4">
      <w:pPr>
        <w:jc w:val="both"/>
      </w:pPr>
    </w:p>
    <w:p w14:paraId="6365E192" w14:textId="77777777" w:rsidR="002256F4" w:rsidRDefault="00FB768D" w:rsidP="00FB768D">
      <w:pPr>
        <w:pStyle w:val="Titre3"/>
      </w:pPr>
      <w:bookmarkStart w:id="106" w:name="_Toc147139636"/>
      <w:r>
        <w:t>1.3.1.1</w:t>
      </w:r>
      <w:r>
        <w:tab/>
        <w:t>Examen des données radioélectriques expérimentales disponibles</w:t>
      </w:r>
      <w:bookmarkEnd w:id="106"/>
    </w:p>
    <w:p w14:paraId="568B8A4F" w14:textId="77777777" w:rsidR="00FB768D" w:rsidRPr="00FB768D" w:rsidRDefault="00FB768D" w:rsidP="00FB768D"/>
    <w:p w14:paraId="4245E499" w14:textId="77777777" w:rsidR="00FB768D" w:rsidRDefault="00FB768D" w:rsidP="00FB768D">
      <w:pPr>
        <w:jc w:val="both"/>
      </w:pPr>
      <w:r>
        <w:rPr>
          <w:noProof/>
          <w:lang w:val="en-US"/>
        </w:rPr>
        <w:lastRenderedPageBreak/>
        <mc:AlternateContent>
          <mc:Choice Requires="wps">
            <w:drawing>
              <wp:anchor distT="0" distB="0" distL="114300" distR="114300" simplePos="0" relativeHeight="251684864" behindDoc="0" locked="0" layoutInCell="1" allowOverlap="1" wp14:anchorId="00512B2E" wp14:editId="44F230E5">
                <wp:simplePos x="0" y="0"/>
                <wp:positionH relativeFrom="margin">
                  <wp:align>center</wp:align>
                </wp:positionH>
                <wp:positionV relativeFrom="paragraph">
                  <wp:posOffset>4284345</wp:posOffset>
                </wp:positionV>
                <wp:extent cx="4642485" cy="635"/>
                <wp:effectExtent l="0" t="0" r="5715" b="0"/>
                <wp:wrapTopAndBottom/>
                <wp:docPr id="15" name="Zone de texte 15"/>
                <wp:cNvGraphicFramePr/>
                <a:graphic xmlns:a="http://schemas.openxmlformats.org/drawingml/2006/main">
                  <a:graphicData uri="http://schemas.microsoft.com/office/word/2010/wordprocessingShape">
                    <wps:wsp>
                      <wps:cNvSpPr txBox="1"/>
                      <wps:spPr>
                        <a:xfrm>
                          <a:off x="0" y="0"/>
                          <a:ext cx="4642485" cy="635"/>
                        </a:xfrm>
                        <a:prstGeom prst="rect">
                          <a:avLst/>
                        </a:prstGeom>
                        <a:solidFill>
                          <a:prstClr val="white"/>
                        </a:solidFill>
                        <a:ln>
                          <a:noFill/>
                        </a:ln>
                      </wps:spPr>
                      <wps:txbx>
                        <w:txbxContent>
                          <w:p w14:paraId="148B7F6D" w14:textId="77777777" w:rsidR="00BC4AB9" w:rsidRPr="00A8385A" w:rsidRDefault="00BC4AB9" w:rsidP="00FB768D">
                            <w:pPr>
                              <w:pStyle w:val="Lgende"/>
                              <w:jc w:val="center"/>
                              <w:rPr>
                                <w:noProof/>
                              </w:rPr>
                            </w:pPr>
                            <w:r>
                              <w:t>Figure 1.6 – Station SvalSat dans l’archipel des Svalbard et la couverture du satellite THOR7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12B2E" id="Zone de texte 15" o:spid="_x0000_s1030" type="#_x0000_t202" style="position:absolute;left:0;text-align:left;margin-left:0;margin-top:337.35pt;width:365.5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" stroked="f">
                <v:textbox style="mso-fit-shape-to-text:t" inset="0,0,0,0">
                  <w:txbxContent>
                    <w:p w14:paraId="148B7F6D" w14:textId="77777777" w:rsidR="00BC4AB9" w:rsidRPr="00A8385A" w:rsidRDefault="00BC4AB9" w:rsidP="00FB768D">
                      <w:pPr>
                        <w:pStyle w:val="Lgende"/>
                        <w:jc w:val="center"/>
                        <w:rPr>
                          <w:noProof/>
                        </w:rPr>
                      </w:pPr>
                      <w:r>
                        <w:t>Figure 1.6 – Station SvalSat dans l’archipel des Svalbard et la couverture du satellite THOR7</w:t>
                      </w:r>
                    </w:p>
                  </w:txbxContent>
                </v:textbox>
                <w10:wrap type="topAndBottom" anchorx="margin"/>
              </v:shape>
            </w:pict>
          </mc:Fallback>
        </mc:AlternateContent>
      </w:r>
      <w:r>
        <w:rPr>
          <w:noProof/>
          <w:lang w:val="en-US"/>
        </w:rPr>
        <w:drawing>
          <wp:anchor distT="0" distB="0" distL="114300" distR="114300" simplePos="0" relativeHeight="251683840" behindDoc="0" locked="0" layoutInCell="1" allowOverlap="1" wp14:anchorId="1A4A88FA" wp14:editId="3875A122">
            <wp:simplePos x="0" y="0"/>
            <wp:positionH relativeFrom="margin">
              <wp:align>center</wp:align>
            </wp:positionH>
            <wp:positionV relativeFrom="paragraph">
              <wp:posOffset>1461770</wp:posOffset>
            </wp:positionV>
            <wp:extent cx="4253865" cy="2761615"/>
            <wp:effectExtent l="0" t="0" r="0" b="63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3865" cy="2761615"/>
                    </a:xfrm>
                    <a:prstGeom prst="rect">
                      <a:avLst/>
                    </a:prstGeom>
                  </pic:spPr>
                </pic:pic>
              </a:graphicData>
            </a:graphic>
            <wp14:sizeRelH relativeFrom="margin">
              <wp14:pctWidth>0</wp14:pctWidth>
            </wp14:sizeRelH>
            <wp14:sizeRelV relativeFrom="margin">
              <wp14:pctHeight>0</wp14:pctHeight>
            </wp14:sizeRelV>
          </wp:anchor>
        </w:drawing>
      </w:r>
      <w:r w:rsidRPr="00145C93">
        <w:t>Une expérience de propagation financée par l'ESA avec le soutien du CNES a été déployée à Svalbard (nord de la Norvège, 80° de latitude nord) afin d'étudier les perturbations de propagation dans la bande Ka causées par la troposphère à hautes latitudes et à faibles angles d'élévation dans des conditions représentatives pour les systèmes satcoms en orbite géostationnaire dans la région arctique</w:t>
      </w:r>
      <w:r w:rsidR="00354B18">
        <w:t xml:space="preserve"> </w:t>
      </w:r>
      <w:r w:rsidR="00354B18">
        <w:fldChar w:fldCharType="begin"/>
      </w:r>
      <w:r w:rsidR="00354B18">
        <w:instrText xml:space="preserve"> ADDIN ZOTERO_ITEM CSL_CITATION {"citationID":"nBSlVUgK","properties":{"formattedCitation":"(Houts et al., 2016)","plainCitation":"(Houts et al., 2016)","noteIndex":0},"citationItems":[{"id":59,"uris":["http://zotero.org/users/local/n6fh7qN8/items/HPG6IKWU"],"itemData":{"id":59,"type":"paper-conference","container-title":"2016 10th European Conference on Antennas and Propagation (EuCAP)","page":"1–3","publisher":"IEEE","source":"Google Scholar","title":"Design of a Ka-band propagation terminal for atmospheric measurements in polar regions","author":[{"family":"Houts","given":"Jacquelynne R."},{"family":"Nessel","given":"James A."},{"family":"Zemba","given":"Michael J."}],"issued":{"date-parts":[["2016"]]}}}],"schema":"https://github.com/citation-style-language/schema/raw/master/csl-citation.json"} </w:instrText>
      </w:r>
      <w:r w:rsidR="00354B18">
        <w:fldChar w:fldCharType="separate"/>
      </w:r>
      <w:r w:rsidR="00354B18" w:rsidRPr="00354B18">
        <w:rPr>
          <w:rFonts w:ascii="Calibri" w:hAnsi="Calibri" w:cs="Calibri"/>
        </w:rPr>
        <w:t>(Houts et al., 2016)</w:t>
      </w:r>
      <w:r w:rsidR="00354B18">
        <w:fldChar w:fldCharType="end"/>
      </w:r>
      <w:r w:rsidRPr="00145C93">
        <w:t xml:space="preserve">. Dans ce contexte, un récepteur balise du NASA Glenn Research Centre, opéré par KSAT en Norvège, </w:t>
      </w:r>
      <w:r>
        <w:t>a mesuré</w:t>
      </w:r>
      <w:r w:rsidRPr="00145C93">
        <w:t xml:space="preserve"> le signal du satellite THOR7 à un angle d'élévation de 2,65° </w:t>
      </w:r>
      <w:r>
        <w:t>entre mars 2016 et mars 2018</w:t>
      </w:r>
      <w:r w:rsidRPr="00145C93">
        <w:t>. L'ONERA traite et analyse les données depuis le début de l'expérience</w:t>
      </w:r>
      <w:r>
        <w:t>.</w:t>
      </w:r>
    </w:p>
    <w:p w14:paraId="0E5F8AA4" w14:textId="77777777" w:rsidR="00FB768D" w:rsidRDefault="00FB768D" w:rsidP="00FB768D">
      <w:pPr>
        <w:jc w:val="both"/>
      </w:pPr>
      <w:r w:rsidRPr="00145C93">
        <w:t>La station terrestre de l'expérience consiste en un récepteur de balises conçu par</w:t>
      </w:r>
      <w:r>
        <w:t xml:space="preserve"> le NASA Glenn Research Centre </w:t>
      </w:r>
      <w:r w:rsidR="00354B18">
        <w:fldChar w:fldCharType="begin"/>
      </w:r>
      <w:r w:rsidR="00354B18">
        <w:instrText xml:space="preserve"> ADDIN ZOTERO_ITEM CSL_CITATION {"citationID":"p54pcLST","properties":{"formattedCitation":"(Houts et al., 2016)","plainCitation":"(Houts et al., 2016)","noteIndex":0},"citationItems":[{"id":59,"uris":["http://zotero.org/users/local/n6fh7qN8/items/HPG6IKWU"],"itemData":{"id":59,"type":"paper-conference","container-title":"2016 10th European Conference on Antennas and Propagation (EuCAP)","page":"1–3","publisher":"IEEE","source":"Google Scholar","title":"Design of a Ka-band propagation terminal for atmospheric measurements in polar regions","author":[{"family":"Houts","given":"Jacquelynne R."},{"family":"Nessel","given":"James A."},{"family":"Zemba","given":"Michael J."}],"issued":{"date-parts":[["2016"]]}}}],"schema":"https://github.com/citation-style-language/schema/raw/master/csl-citation.json"} </w:instrText>
      </w:r>
      <w:r w:rsidR="00354B18">
        <w:fldChar w:fldCharType="separate"/>
      </w:r>
      <w:r w:rsidR="00354B18" w:rsidRPr="00354B18">
        <w:rPr>
          <w:rFonts w:ascii="Calibri" w:hAnsi="Calibri" w:cs="Calibri"/>
        </w:rPr>
        <w:t>(Houts et al., 2016)</w:t>
      </w:r>
      <w:r w:rsidR="00354B18">
        <w:fldChar w:fldCharType="end"/>
      </w:r>
      <w:r w:rsidRPr="00145C93">
        <w:t xml:space="preserve"> qui fonctionne dans la bande Ka à la fréquence de balise de 20,198 GHz du satellite THOR-7, qui est visible à un angle d'élévation de 2,65° depuis SvalSat</w:t>
      </w:r>
      <w:r w:rsidR="00354B18">
        <w:t xml:space="preserve"> (voir figure 1.6</w:t>
      </w:r>
      <w:r>
        <w:t>)</w:t>
      </w:r>
      <w:r w:rsidRPr="00145C93">
        <w:t xml:space="preserve">. Un radiomètre en bande Ka (Radiometrics PR-2230) capable d'observer plusieurs canaux entre 22 et 30 GHz est également disponible sur place. </w:t>
      </w:r>
    </w:p>
    <w:p w14:paraId="02566CE1" w14:textId="77777777" w:rsidR="00FB768D" w:rsidRDefault="00FB768D" w:rsidP="00FB768D">
      <w:pPr>
        <w:jc w:val="both"/>
      </w:pPr>
      <w:r w:rsidRPr="00145C93">
        <w:t>Le signal de balise (polarisation circulaire) est réfléchi par une antenne Cassegrain de 1,2 mètre (</w:t>
      </w:r>
      <w:r w:rsidRPr="00145C93">
        <w:rPr>
          <w:rFonts w:ascii="Cambria Math" w:hAnsi="Cambria Math" w:cs="Cambria Math"/>
        </w:rPr>
        <w:t>𝐺</w:t>
      </w:r>
      <w:r w:rsidRPr="00145C93">
        <w:t xml:space="preserve"> = 45 dBi), puis les signaux cohérents et croisés sont amplifiés par un LNA (</w:t>
      </w:r>
      <w:r w:rsidRPr="00145C93">
        <w:rPr>
          <w:rFonts w:ascii="Cambria Math" w:hAnsi="Cambria Math" w:cs="Cambria Math"/>
        </w:rPr>
        <w:t>𝐺</w:t>
      </w:r>
      <w:r w:rsidRPr="00145C93">
        <w:t xml:space="preserve"> = 44 dB, </w:t>
      </w:r>
      <w:r w:rsidRPr="00145C93">
        <w:rPr>
          <w:rFonts w:ascii="Cambria Math" w:hAnsi="Cambria Math" w:cs="Cambria Math"/>
        </w:rPr>
        <w:t>𝑁𝐹</w:t>
      </w:r>
      <w:r w:rsidRPr="00145C93">
        <w:t xml:space="preserve"> = 1,4 dB) et convertis en fréquence intermédiaire finale (</w:t>
      </w:r>
      <w:r w:rsidRPr="00145C93">
        <w:rPr>
          <w:rFonts w:ascii="Cambria Math" w:hAnsi="Cambria Math" w:cs="Cambria Math"/>
        </w:rPr>
        <w:t>𝐼𝐹</w:t>
      </w:r>
      <w:r w:rsidRPr="00145C93">
        <w:t xml:space="preserve"> = 70 MHz) pour être numérisés et traités par un logiciel FFT SDR implémentant une version modifiée d'une estimation d</w:t>
      </w:r>
      <w:r w:rsidR="00354B18">
        <w:t xml:space="preserve">e fréquence Quinn-Fernandez </w:t>
      </w:r>
      <w:r w:rsidR="00354B18">
        <w:fldChar w:fldCharType="begin"/>
      </w:r>
      <w:r w:rsidR="00354B18">
        <w:instrText xml:space="preserve"> ADDIN ZOTERO_ITEM CSL_CITATION {"citationID":"K7uvay76","properties":{"formattedCitation":"(Nessel et al., 2015)","plainCitation":"(Nessel et al., 2015)","noteIndex":0},"citationItems":[{"id":61,"uris":["http://zotero.org/users/local/n6fh7qN8/items/IZ5V4ADW"],"itemData":{"id":61,"type":"paper-conference","container-title":"2015 9th European Conference on Antennas and Propagation (EuCAP)","page":"1–5","publisher":"IEEE","source":"Google Scholar","title":"Results from three years of Ka-band propagation characterization at Svalbard, Norway","author":[{"family":"Nessel","given":"James"},{"family":"Zemba","given":"Michael"},{"family":"Morse","given":"Jacquelynne"}],"issued":{"date-parts":[["2015"]]}}}],"schema":"https://github.com/citation-style-language/schema/raw/master/csl-citation.json"} </w:instrText>
      </w:r>
      <w:r w:rsidR="00354B18">
        <w:fldChar w:fldCharType="separate"/>
      </w:r>
      <w:r w:rsidR="00354B18" w:rsidRPr="00354B18">
        <w:rPr>
          <w:rFonts w:ascii="Calibri" w:hAnsi="Calibri" w:cs="Calibri"/>
        </w:rPr>
        <w:t>(Nessel et al., 2015)</w:t>
      </w:r>
      <w:r w:rsidR="00354B18">
        <w:fldChar w:fldCharType="end"/>
      </w:r>
      <w:r>
        <w:t>.</w:t>
      </w:r>
    </w:p>
    <w:p w14:paraId="489BA929" w14:textId="77777777" w:rsidR="00FB768D" w:rsidRDefault="00FB768D" w:rsidP="00FB768D">
      <w:pPr>
        <w:jc w:val="both"/>
      </w:pPr>
      <w:r>
        <w:rPr>
          <w:noProof/>
          <w:lang w:val="en-US"/>
        </w:rPr>
        <w:lastRenderedPageBreak/>
        <mc:AlternateContent>
          <mc:Choice Requires="wps">
            <w:drawing>
              <wp:anchor distT="0" distB="0" distL="114300" distR="114300" simplePos="0" relativeHeight="251686912" behindDoc="0" locked="0" layoutInCell="1" allowOverlap="1" wp14:anchorId="13B365AD" wp14:editId="64506CE5">
                <wp:simplePos x="0" y="0"/>
                <wp:positionH relativeFrom="margin">
                  <wp:align>center</wp:align>
                </wp:positionH>
                <wp:positionV relativeFrom="paragraph">
                  <wp:posOffset>3409950</wp:posOffset>
                </wp:positionV>
                <wp:extent cx="326390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25AE4A62" w14:textId="77777777" w:rsidR="00BC4AB9" w:rsidRPr="00103131" w:rsidRDefault="00BC4AB9" w:rsidP="00FB768D">
                            <w:pPr>
                              <w:pStyle w:val="Lgende"/>
                              <w:jc w:val="center"/>
                            </w:pPr>
                            <w:r>
                              <w:t>Figure 1.7 - Résultat de la procédure de calcul de température de brillance du ciel pour le mois de Juillet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365AD" id="Zone de texte 16" o:spid="_x0000_s1031" type="#_x0000_t202" style="position:absolute;left:0;text-align:left;margin-left:0;margin-top:268.5pt;width:257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" stroked="f">
                <v:textbox style="mso-fit-shape-to-text:t" inset="0,0,0,0">
                  <w:txbxContent>
                    <w:p w14:paraId="25AE4A62" w14:textId="77777777" w:rsidR="00BC4AB9" w:rsidRPr="00103131" w:rsidRDefault="00BC4AB9" w:rsidP="00FB768D">
                      <w:pPr>
                        <w:pStyle w:val="Lgende"/>
                        <w:jc w:val="center"/>
                      </w:pPr>
                      <w:r>
                        <w:t>Figure 1.7 - Résultat de la procédure de calcul de température de brillance du ciel pour le mois de Juillet 2016</w:t>
                      </w:r>
                    </w:p>
                  </w:txbxContent>
                </v:textbox>
                <w10:wrap type="topAndBottom" anchorx="margin"/>
              </v:shape>
            </w:pict>
          </mc:Fallback>
        </mc:AlternateContent>
      </w:r>
      <w:r w:rsidRPr="00FF6251">
        <w:rPr>
          <w:noProof/>
          <w:lang w:val="en-US"/>
        </w:rPr>
        <w:drawing>
          <wp:anchor distT="0" distB="0" distL="114300" distR="114300" simplePos="0" relativeHeight="251685888" behindDoc="0" locked="0" layoutInCell="1" allowOverlap="1" wp14:anchorId="7C6E7F3B" wp14:editId="3613E5CF">
            <wp:simplePos x="0" y="0"/>
            <wp:positionH relativeFrom="margin">
              <wp:posOffset>869950</wp:posOffset>
            </wp:positionH>
            <wp:positionV relativeFrom="paragraph">
              <wp:posOffset>645795</wp:posOffset>
            </wp:positionV>
            <wp:extent cx="3915410" cy="2831465"/>
            <wp:effectExtent l="0" t="0" r="8890" b="6985"/>
            <wp:wrapTopAndBottom/>
            <wp:docPr id="19" name="Image 76" descr="D:\xboulang\Documents\Propagation\Etude_ESA_Testbed4KaEODDL\Noise_Radiometer_Inversion\Figures_Noise_Inversion\201607_NoiseInversion_Scatte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6" descr="D:\xboulang\Documents\Propagation\Etude_ESA_Testbed4KaEODDL\Noise_Radiometer_Inversion\Figures_Noise_Inversion\201607_NoiseInversion_Scatterplot.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5410" cy="2831465"/>
                    </a:xfrm>
                    <a:prstGeom prst="rect">
                      <a:avLst/>
                    </a:prstGeom>
                    <a:noFill/>
                    <a:ln w="25400">
                      <a:noFill/>
                    </a:ln>
                  </pic:spPr>
                </pic:pic>
              </a:graphicData>
            </a:graphic>
            <wp14:sizeRelH relativeFrom="margin">
              <wp14:pctWidth>0</wp14:pctWidth>
            </wp14:sizeRelH>
            <wp14:sizeRelV relativeFrom="margin">
              <wp14:pctHeight>0</wp14:pctHeight>
            </wp14:sizeRelV>
          </wp:anchor>
        </w:drawing>
      </w:r>
      <w:r>
        <w:t>En raison des difficultés inhérentes à l'architecture de la campagne de propagation à Svalbard (angle d'élévation extrêmement bas de 2,65°) et des problèmes liés à l'accumulation de neige humide sur le radiomètre qui induisent une mauvaise inversion des données radiométriques, une nouvelle approche</w:t>
      </w:r>
      <w:r w:rsidR="00354B18">
        <w:t xml:space="preserve"> </w:t>
      </w:r>
      <w:r w:rsidR="00354B18">
        <w:fldChar w:fldCharType="begin"/>
      </w:r>
      <w:r w:rsidR="00354B18">
        <w:instrText xml:space="preserve"> ADDIN ZOTERO_ITEM CSL_CITATION {"citationID":"3VWrz4FY","properties":{"formattedCitation":"(Nessel et al., 2015)","plainCitation":"(Nessel et al., 2015)","noteIndex":0},"citationItems":[{"id":61,"uris":["http://zotero.org/users/local/n6fh7qN8/items/IZ5V4ADW"],"itemData":{"id":61,"type":"paper-conference","container-title":"2015 9th European Conference on Antennas and Propagation (EuCAP)","page":"1–5","publisher":"IEEE","source":"Google Scholar","title":"Results from three years of Ka-band propagation characterization at Svalbard, Norway","author":[{"family":"Nessel","given":"James"},{"family":"Zemba","given":"Michael"},{"family":"Morse","given":"Jacquelynne"}],"issued":{"date-parts":[["2015"]]}}}],"schema":"https://github.com/citation-style-language/schema/raw/master/csl-citation.json"} </w:instrText>
      </w:r>
      <w:r w:rsidR="00354B18">
        <w:fldChar w:fldCharType="separate"/>
      </w:r>
      <w:r w:rsidR="00354B18" w:rsidRPr="00354B18">
        <w:rPr>
          <w:rFonts w:ascii="Calibri" w:hAnsi="Calibri" w:cs="Calibri"/>
        </w:rPr>
        <w:t>(Nessel et al., 2015)</w:t>
      </w:r>
      <w:r w:rsidR="00354B18">
        <w:fldChar w:fldCharType="end"/>
      </w:r>
      <w:r>
        <w:t xml:space="preserve"> pour mesurer la température de brillance du ciel le long du trajet de visée du récepteur de balises au satellite THOR 7 a été étudiée pendant la campagne expérimentale. En utilisant un filtre encoche adaptatif pour éliminer le signal du spectre de puissance du récepteur de balises, la puissance totale du bruit peut être intégrée pour fournir une estimation de l'impact du bruit du ciel sur le bruit total du système.</w:t>
      </w:r>
    </w:p>
    <w:p w14:paraId="16B5774C" w14:textId="77777777" w:rsidR="00FB768D" w:rsidRDefault="00FB768D" w:rsidP="00FB768D">
      <w:pPr>
        <w:jc w:val="both"/>
      </w:pPr>
      <w:r>
        <w:t xml:space="preserve">Les étapes suivantes sont effectuées pour calibrer la puissance du bruit et la convertir en température de brillance du ciel : </w:t>
      </w:r>
    </w:p>
    <w:p w14:paraId="4AAE4A38" w14:textId="77777777" w:rsidR="00FB768D" w:rsidRDefault="00FB768D" w:rsidP="00FB768D">
      <w:pPr>
        <w:pStyle w:val="Paragraphedeliste"/>
        <w:numPr>
          <w:ilvl w:val="0"/>
          <w:numId w:val="5"/>
        </w:numPr>
        <w:jc w:val="both"/>
      </w:pPr>
      <w:r>
        <w:t>Tout d'abord, une moyenne à l'échelle d'un bloc d'une heure de la puissance du bruit à 10 Hz et de la série temporelle du récepteur de balises est réalisée</w:t>
      </w:r>
    </w:p>
    <w:p w14:paraId="1B62153F" w14:textId="4DE7EA47" w:rsidR="00FB768D" w:rsidRDefault="00FB768D" w:rsidP="00FB768D">
      <w:pPr>
        <w:pStyle w:val="Paragraphedeliste"/>
        <w:numPr>
          <w:ilvl w:val="0"/>
          <w:numId w:val="5"/>
        </w:numPr>
        <w:jc w:val="both"/>
      </w:pPr>
      <w:r>
        <w:t xml:space="preserve">Les jours avec une atténuation stable du ciel </w:t>
      </w:r>
      <w:r w:rsidR="006E2D12">
        <w:t>clair</w:t>
      </w:r>
      <w:r w:rsidR="006E2D12">
        <w:t xml:space="preserve"> </w:t>
      </w:r>
      <w:r>
        <w:t xml:space="preserve">sont identifiés </w:t>
      </w:r>
    </w:p>
    <w:p w14:paraId="1CD5CFA1" w14:textId="77777777" w:rsidR="00FB768D" w:rsidRDefault="00FB768D" w:rsidP="00FB768D">
      <w:pPr>
        <w:pStyle w:val="Paragraphedeliste"/>
        <w:numPr>
          <w:ilvl w:val="0"/>
          <w:numId w:val="5"/>
        </w:numPr>
        <w:jc w:val="both"/>
      </w:pPr>
      <w:r>
        <w:t>Les données ERA5 du ECMWF sont utilisées sur l'ensemble du mois pour ces jours afin de définir une atténuation moyenne mensuelle du ciel dégagé et une valeur moyenne de la température de rayonnement</w:t>
      </w:r>
    </w:p>
    <w:p w14:paraId="518B20BD" w14:textId="77777777" w:rsidR="00FB768D" w:rsidRDefault="00FB768D" w:rsidP="00FB768D">
      <w:pPr>
        <w:pStyle w:val="Paragraphedeliste"/>
        <w:numPr>
          <w:ilvl w:val="0"/>
          <w:numId w:val="5"/>
        </w:numPr>
        <w:jc w:val="both"/>
      </w:pPr>
      <w:r>
        <w:t xml:space="preserve">Un </w:t>
      </w:r>
      <w:commentRangeStart w:id="107"/>
      <w:r>
        <w:t xml:space="preserve">décalage </w:t>
      </w:r>
      <w:commentRangeEnd w:id="107"/>
      <w:r w:rsidR="00A005B6">
        <w:rPr>
          <w:rStyle w:val="Marquedecommentaire"/>
        </w:rPr>
        <w:commentReference w:id="107"/>
      </w:r>
      <w:r>
        <w:t>du niveau de ciel dégagé est calculé à partir du niveau de puissance du récepteur pour chaque mois afin de calibrer grossièrement l'atténuation dérivée des balises</w:t>
      </w:r>
    </w:p>
    <w:p w14:paraId="6173D6EA" w14:textId="77777777" w:rsidR="00FB768D" w:rsidRDefault="00FB768D" w:rsidP="00FB768D">
      <w:pPr>
        <w:pStyle w:val="Paragraphedeliste"/>
        <w:numPr>
          <w:ilvl w:val="0"/>
          <w:numId w:val="5"/>
        </w:numPr>
        <w:jc w:val="both"/>
      </w:pPr>
      <w:r>
        <w:t xml:space="preserve">Le </w:t>
      </w:r>
      <w:commentRangeStart w:id="108"/>
      <w:r>
        <w:t xml:space="preserve">RTE </w:t>
      </w:r>
      <w:commentRangeEnd w:id="108"/>
      <w:r w:rsidR="00A005B6">
        <w:rPr>
          <w:rStyle w:val="Marquedecommentaire"/>
        </w:rPr>
        <w:commentReference w:id="108"/>
      </w:r>
      <w:r>
        <w:t>est utilisé pour convertir l'atténuation dérivée des balises en température de brillance équivalente</w:t>
      </w:r>
    </w:p>
    <w:p w14:paraId="3408AA32" w14:textId="77777777" w:rsidR="00FB768D" w:rsidRDefault="00FB768D" w:rsidP="00FB768D">
      <w:pPr>
        <w:pStyle w:val="Paragraphedeliste"/>
        <w:numPr>
          <w:ilvl w:val="0"/>
          <w:numId w:val="5"/>
        </w:numPr>
        <w:jc w:val="both"/>
      </w:pPr>
      <w:r>
        <w:t>Les coefficients d'échelle (</w:t>
      </w:r>
      <w:r w:rsidRPr="00FF6251">
        <w:rPr>
          <w:rFonts w:ascii="Cambria Math" w:hAnsi="Cambria Math" w:cs="Cambria Math"/>
        </w:rPr>
        <w:t>𝑎</w:t>
      </w:r>
      <w:r>
        <w:t xml:space="preserve">, </w:t>
      </w:r>
      <w:r w:rsidRPr="00FF6251">
        <w:rPr>
          <w:rFonts w:ascii="Cambria Math" w:hAnsi="Cambria Math" w:cs="Cambria Math"/>
        </w:rPr>
        <w:t>𝑏</w:t>
      </w:r>
      <w:r>
        <w:t xml:space="preserve">) sont obtenus en ajustant linéairement la température de brillance dérivée des balises d'une heure aux niveaux de puissance de bruit d'une heure : </w:t>
      </w:r>
      <w:r w:rsidRPr="00FF6251">
        <w:rPr>
          <w:rFonts w:ascii="Cambria Math" w:hAnsi="Cambria Math" w:cs="Cambria Math"/>
        </w:rPr>
        <w:t>𝑇</w:t>
      </w:r>
      <w:r w:rsidRPr="00153515">
        <w:rPr>
          <w:rFonts w:ascii="Cambria Math" w:hAnsi="Cambria Math" w:cs="Cambria Math"/>
          <w:vertAlign w:val="subscript"/>
        </w:rPr>
        <w:t>𝑠𝑘𝑦</w:t>
      </w:r>
      <w:r>
        <w:t xml:space="preserve"> = </w:t>
      </w:r>
      <w:r w:rsidRPr="00FF6251">
        <w:rPr>
          <w:rFonts w:ascii="Cambria Math" w:hAnsi="Cambria Math" w:cs="Cambria Math"/>
        </w:rPr>
        <w:t>𝑎</w:t>
      </w:r>
      <w:r>
        <w:t xml:space="preserve"> × </w:t>
      </w:r>
      <w:r w:rsidRPr="00FF6251">
        <w:rPr>
          <w:rFonts w:ascii="Cambria Math" w:hAnsi="Cambria Math" w:cs="Cambria Math"/>
        </w:rPr>
        <w:t>𝑁</w:t>
      </w:r>
      <w:r w:rsidRPr="00153515">
        <w:rPr>
          <w:rFonts w:ascii="Cambria Math" w:hAnsi="Cambria Math" w:cs="Cambria Math"/>
          <w:vertAlign w:val="subscript"/>
        </w:rPr>
        <w:t>𝑝𝑤𝑟</w:t>
      </w:r>
      <w:r>
        <w:t xml:space="preserve"> + </w:t>
      </w:r>
      <w:r w:rsidRPr="00FF6251">
        <w:rPr>
          <w:rFonts w:ascii="Cambria Math" w:hAnsi="Cambria Math" w:cs="Cambria Math"/>
        </w:rPr>
        <w:t>𝑏</w:t>
      </w:r>
      <w:r>
        <w:t xml:space="preserve">. </w:t>
      </w:r>
    </w:p>
    <w:p w14:paraId="4B761C2D" w14:textId="77777777" w:rsidR="00FB768D" w:rsidRDefault="00FB768D" w:rsidP="00FB768D">
      <w:pPr>
        <w:jc w:val="both"/>
      </w:pPr>
      <w:r>
        <w:t>Les résultats de la procédure pour le mois de Juillet 201</w:t>
      </w:r>
      <w:r w:rsidR="00354B18">
        <w:t>6 sont illustrés</w:t>
      </w:r>
      <w:commentRangeStart w:id="109"/>
      <w:r w:rsidR="00354B18">
        <w:t xml:space="preserve"> à la Figure 1.7</w:t>
      </w:r>
      <w:r>
        <w:t>.</w:t>
      </w:r>
      <w:commentRangeEnd w:id="109"/>
      <w:r w:rsidR="00A005B6">
        <w:rPr>
          <w:rStyle w:val="Marquedecommentaire"/>
        </w:rPr>
        <w:commentReference w:id="109"/>
      </w:r>
    </w:p>
    <w:p w14:paraId="0D23C64A" w14:textId="77777777" w:rsidR="00FB768D" w:rsidRDefault="00FB768D" w:rsidP="00FB768D">
      <w:pPr>
        <w:jc w:val="both"/>
      </w:pPr>
      <w:r>
        <w:t>Des comparaisons ont étés effectuées entre l'approche d'inversion directe de la puissance du bruit en ligne de visée et la mesure radiométrique mise à l'échelle (de 10° à 2,65°) et montrent un bon accord dans la plupart des cas.</w:t>
      </w:r>
    </w:p>
    <w:p w14:paraId="307AB37D" w14:textId="77777777" w:rsidR="00FB768D" w:rsidRDefault="00FB768D" w:rsidP="00FB768D">
      <w:pPr>
        <w:jc w:val="both"/>
      </w:pPr>
      <w:r w:rsidRPr="008C41D4">
        <w:lastRenderedPageBreak/>
        <w:t xml:space="preserve">Afin de dériver les séries temporelles d'atténuation totale, une inspection visuelle des données est nécessaire quotidiennement. L'inspection permet de repérer les pics et les acquisitions de données invalides, mais vise </w:t>
      </w:r>
      <w:r>
        <w:t>aussi</w:t>
      </w:r>
      <w:r w:rsidRPr="008C41D4">
        <w:t xml:space="preserve"> à identifier les événements de précipitations (</w:t>
      </w:r>
      <w:r w:rsidRPr="008C41D4">
        <w:rPr>
          <w:rFonts w:ascii="Cambria Math" w:hAnsi="Cambria Math" w:cs="Cambria Math"/>
        </w:rPr>
        <w:t>𝑡</w:t>
      </w:r>
      <w:r w:rsidRPr="00354B18">
        <w:rPr>
          <w:rFonts w:ascii="Cambria Math" w:hAnsi="Cambria Math" w:cs="Cambria Math"/>
          <w:vertAlign w:val="subscript"/>
        </w:rPr>
        <w:t>𝑠𝑡𝑎𝑟𝑡</w:t>
      </w:r>
      <w:r w:rsidRPr="008C41D4">
        <w:t xml:space="preserve"> et </w:t>
      </w:r>
      <w:r w:rsidRPr="008C41D4">
        <w:rPr>
          <w:rFonts w:ascii="Cambria Math" w:hAnsi="Cambria Math" w:cs="Cambria Math"/>
        </w:rPr>
        <w:t>𝑡</w:t>
      </w:r>
      <w:r w:rsidRPr="00354B18">
        <w:rPr>
          <w:rFonts w:ascii="Cambria Math" w:hAnsi="Cambria Math" w:cs="Cambria Math"/>
          <w:vertAlign w:val="subscript"/>
        </w:rPr>
        <w:t>𝑒𝑛𝑑</w:t>
      </w:r>
      <w:r w:rsidRPr="008C41D4">
        <w:t xml:space="preserve">) lorsque les effets de diffusion ne sont plus négligeables. </w:t>
      </w:r>
      <w:r>
        <w:t>Les</w:t>
      </w:r>
      <w:r w:rsidRPr="008C41D4">
        <w:t xml:space="preserve"> sources d'informations utilisées pour cette identification </w:t>
      </w:r>
      <w:r>
        <w:t>sont des données mét</w:t>
      </w:r>
      <w:r w:rsidR="00354B18">
        <w:t>éorologiques (voir section 1.3.1</w:t>
      </w:r>
      <w:r>
        <w:t xml:space="preserve">.2) mesurées par balise elle-même. </w:t>
      </w:r>
      <w:r w:rsidRPr="008C41D4">
        <w:t xml:space="preserve">En dehors de ces événements, les données de la balise peuvent être mises à l'échelle pour obtenir une atténuation totale en utilisant l'atténuation absorbante dérivée de l'inversion de la puissance du bruit, tandis qu'à l'intérieur de ces événements, une interpolation linéaire des niveaux d'atténuation absorbante à </w:t>
      </w:r>
      <w:r w:rsidRPr="008C41D4">
        <w:rPr>
          <w:rFonts w:ascii="Cambria Math" w:hAnsi="Cambria Math" w:cs="Cambria Math"/>
        </w:rPr>
        <w:t>𝑡</w:t>
      </w:r>
      <w:r w:rsidRPr="00354B18">
        <w:rPr>
          <w:rFonts w:ascii="Cambria Math" w:hAnsi="Cambria Math" w:cs="Cambria Math"/>
          <w:vertAlign w:val="subscript"/>
        </w:rPr>
        <w:t>𝑠𝑡𝑎𝑟𝑡</w:t>
      </w:r>
      <w:r w:rsidRPr="008C41D4">
        <w:t xml:space="preserve"> et </w:t>
      </w:r>
      <w:r w:rsidRPr="008C41D4">
        <w:rPr>
          <w:rFonts w:ascii="Cambria Math" w:hAnsi="Cambria Math" w:cs="Cambria Math"/>
        </w:rPr>
        <w:t>𝑡</w:t>
      </w:r>
      <w:r w:rsidRPr="00354B18">
        <w:rPr>
          <w:rFonts w:ascii="Cambria Math" w:hAnsi="Cambria Math" w:cs="Cambria Math"/>
          <w:vertAlign w:val="subscript"/>
        </w:rPr>
        <w:t>𝑒𝑛𝑑</w:t>
      </w:r>
      <w:r w:rsidRPr="008C41D4">
        <w:t xml:space="preserve"> est réalisée.</w:t>
      </w:r>
    </w:p>
    <w:p w14:paraId="6E449B7F" w14:textId="77777777" w:rsidR="00FB768D" w:rsidRDefault="00FB768D" w:rsidP="00FB768D">
      <w:pPr>
        <w:jc w:val="both"/>
        <w:rPr>
          <w:color w:val="FF0000"/>
        </w:rPr>
      </w:pPr>
      <w:r w:rsidRPr="008C41D4">
        <w:rPr>
          <w:noProof/>
          <w:lang w:val="en-US"/>
        </w:rPr>
        <w:drawing>
          <wp:anchor distT="0" distB="0" distL="114300" distR="114300" simplePos="0" relativeHeight="251688960" behindDoc="0" locked="0" layoutInCell="1" allowOverlap="1" wp14:anchorId="3463F4EA" wp14:editId="79B7901E">
            <wp:simplePos x="0" y="0"/>
            <wp:positionH relativeFrom="margin">
              <wp:posOffset>2910205</wp:posOffset>
            </wp:positionH>
            <wp:positionV relativeFrom="paragraph">
              <wp:posOffset>944880</wp:posOffset>
            </wp:positionV>
            <wp:extent cx="2844800" cy="1480820"/>
            <wp:effectExtent l="0" t="0" r="0" b="5080"/>
            <wp:wrapTopAndBottom/>
            <wp:docPr id="20" name="Image 79" descr="D:\xboulang\Documents\Propagation\Etude_ESA_Testbed4KaEODDL\Availability\Figures\ATT\ATT_201705.jpg"/>
            <wp:cNvGraphicFramePr/>
            <a:graphic xmlns:a="http://schemas.openxmlformats.org/drawingml/2006/main">
              <a:graphicData uri="http://schemas.openxmlformats.org/drawingml/2006/picture">
                <pic:pic xmlns:pic="http://schemas.openxmlformats.org/drawingml/2006/picture">
                  <pic:nvPicPr>
                    <pic:cNvPr id="80" name="Image 79" descr="D:\xboulang\Documents\Propagation\Etude_ESA_Testbed4KaEODDL\Availability\Figures\ATT\ATT_201705.jpg"/>
                    <pic:cNvPicPr/>
                  </pic:nvPicPr>
                  <pic:blipFill rotWithShape="1">
                    <a:blip r:embed="rId17" cstate="print">
                      <a:extLst>
                        <a:ext uri="{28A0092B-C50C-407E-A947-70E740481C1C}">
                          <a14:useLocalDpi xmlns:a14="http://schemas.microsoft.com/office/drawing/2010/main" val="0"/>
                        </a:ext>
                      </a:extLst>
                    </a:blip>
                    <a:srcRect l="8069" r="8026"/>
                    <a:stretch/>
                  </pic:blipFill>
                  <pic:spPr bwMode="auto">
                    <a:xfrm>
                      <a:off x="0" y="0"/>
                      <a:ext cx="284480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9984" behindDoc="0" locked="0" layoutInCell="1" allowOverlap="1" wp14:anchorId="1220CA4F" wp14:editId="0EFDF279">
                <wp:simplePos x="0" y="0"/>
                <wp:positionH relativeFrom="margin">
                  <wp:posOffset>-846</wp:posOffset>
                </wp:positionH>
                <wp:positionV relativeFrom="paragraph">
                  <wp:posOffset>2515658</wp:posOffset>
                </wp:positionV>
                <wp:extent cx="574040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00763C2E" w14:textId="77777777" w:rsidR="00BC4AB9" w:rsidRPr="00A52AA7" w:rsidRDefault="00BC4AB9" w:rsidP="00FB768D">
                            <w:pPr>
                              <w:pStyle w:val="Lgende"/>
                              <w:jc w:val="center"/>
                            </w:pPr>
                            <w:r>
                              <w:t xml:space="preserve">Figure 1.8 - </w:t>
                            </w:r>
                            <w:r w:rsidRPr="008C41D4">
                              <w:t xml:space="preserve">Séries temporelles </w:t>
                            </w:r>
                            <w:r>
                              <w:t xml:space="preserve">d’atténuations en </w:t>
                            </w:r>
                            <w:r w:rsidRPr="008C41D4">
                              <w:t>excès et totale</w:t>
                            </w:r>
                            <w:r>
                              <w:t>s</w:t>
                            </w:r>
                            <w:r w:rsidRPr="008C41D4">
                              <w:t xml:space="preserve"> mesurées par le récepteur de balise THOR7 après traitement des données (août 2016 et janvier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0CA4F" id="Zone de texte 17" o:spid="_x0000_s1032" type="#_x0000_t202" style="position:absolute;left:0;text-align:left;margin-left:-.05pt;margin-top:198.1pt;width:452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" stroked="f">
                <v:textbox style="mso-fit-shape-to-text:t" inset="0,0,0,0">
                  <w:txbxContent>
                    <w:p w14:paraId="00763C2E" w14:textId="77777777" w:rsidR="00BC4AB9" w:rsidRPr="00A52AA7" w:rsidRDefault="00BC4AB9" w:rsidP="00FB768D">
                      <w:pPr>
                        <w:pStyle w:val="Lgende"/>
                        <w:jc w:val="center"/>
                      </w:pPr>
                      <w:r>
                        <w:t xml:space="preserve">Figure 1.8 - </w:t>
                      </w:r>
                      <w:r w:rsidRPr="008C41D4">
                        <w:t xml:space="preserve">Séries temporelles </w:t>
                      </w:r>
                      <w:r>
                        <w:t xml:space="preserve">d’atténuations en </w:t>
                      </w:r>
                      <w:r w:rsidRPr="008C41D4">
                        <w:t>excès et totale</w:t>
                      </w:r>
                      <w:r>
                        <w:t>s</w:t>
                      </w:r>
                      <w:r w:rsidRPr="008C41D4">
                        <w:t xml:space="preserve"> mesurées par le récepteur de balise THOR7 après traitement des données (août 2016 et janvier 2017)</w:t>
                      </w:r>
                    </w:p>
                  </w:txbxContent>
                </v:textbox>
                <w10:wrap type="topAndBottom" anchorx="margin"/>
              </v:shape>
            </w:pict>
          </mc:Fallback>
        </mc:AlternateContent>
      </w:r>
      <w:r w:rsidRPr="008C41D4">
        <w:rPr>
          <w:noProof/>
          <w:lang w:val="en-US"/>
        </w:rPr>
        <w:drawing>
          <wp:anchor distT="0" distB="0" distL="114300" distR="114300" simplePos="0" relativeHeight="251687936" behindDoc="0" locked="0" layoutInCell="1" allowOverlap="1" wp14:anchorId="3F4BC128" wp14:editId="583DF405">
            <wp:simplePos x="0" y="0"/>
            <wp:positionH relativeFrom="margin">
              <wp:posOffset>-635</wp:posOffset>
            </wp:positionH>
            <wp:positionV relativeFrom="paragraph">
              <wp:posOffset>935355</wp:posOffset>
            </wp:positionV>
            <wp:extent cx="2794000" cy="1502410"/>
            <wp:effectExtent l="0" t="0" r="6350" b="2540"/>
            <wp:wrapTopAndBottom/>
            <wp:docPr id="21" name="Image 78" descr="D:\xboulang\Documents\Propagation\Etude_ESA_Testbed4KaEODDL\Availability\Figures\ATT\ATT_201607.jpg"/>
            <wp:cNvGraphicFramePr/>
            <a:graphic xmlns:a="http://schemas.openxmlformats.org/drawingml/2006/main">
              <a:graphicData uri="http://schemas.openxmlformats.org/drawingml/2006/picture">
                <pic:pic xmlns:pic="http://schemas.openxmlformats.org/drawingml/2006/picture">
                  <pic:nvPicPr>
                    <pic:cNvPr id="79" name="Image 78" descr="D:\xboulang\Documents\Propagation\Etude_ESA_Testbed4KaEODDL\Availability\Figures\ATT\ATT_201607.jpg"/>
                    <pic:cNvPicPr/>
                  </pic:nvPicPr>
                  <pic:blipFill rotWithShape="1">
                    <a:blip r:embed="rId18" cstate="print">
                      <a:extLst>
                        <a:ext uri="{28A0092B-C50C-407E-A947-70E740481C1C}">
                          <a14:useLocalDpi xmlns:a14="http://schemas.microsoft.com/office/drawing/2010/main" val="0"/>
                        </a:ext>
                      </a:extLst>
                    </a:blip>
                    <a:srcRect l="7701" r="8774"/>
                    <a:stretch/>
                  </pic:blipFill>
                  <pic:spPr bwMode="auto">
                    <a:xfrm>
                      <a:off x="0" y="0"/>
                      <a:ext cx="2794000"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1D4">
        <w:t xml:space="preserve">D'avril 2016 à mars 2018, des mesures valides d'atténuation en excès (respectivement totale) ont été collectées avec une disponibilité de 92,03 % (respectivement 91,98 %) du temps : 93,27 % (93,17 %) la première année et 90,79 % (90,79 %) la deuxième année. </w:t>
      </w:r>
      <w:r>
        <w:t>La Figure 1.9</w:t>
      </w:r>
      <w:r w:rsidRPr="008C41D4">
        <w:t xml:space="preserve"> présente des exemples d'atténuation (en excès et totale) pour deux mois distincts.</w:t>
      </w:r>
      <w:r>
        <w:t xml:space="preserve"> Ces</w:t>
      </w:r>
      <w:r w:rsidRPr="002C28B0">
        <w:t xml:space="preserve"> graphiques révèlent que malgré le traitement des données, celles-ci demeurent fortement bruitées, en grande partie en raison de l'abondance de scintillations dans les régions polaires. Ces scintillations, particulièrement persistantes dans ces zones, se révèlent difficiles à éliminer avec les </w:t>
      </w:r>
      <w:commentRangeStart w:id="110"/>
      <w:r w:rsidRPr="002C28B0">
        <w:t>méthodes actuelles de traitement.</w:t>
      </w:r>
      <w:commentRangeEnd w:id="110"/>
      <w:r w:rsidR="00A005B6">
        <w:rPr>
          <w:rStyle w:val="Marquedecommentaire"/>
        </w:rPr>
        <w:commentReference w:id="110"/>
      </w:r>
    </w:p>
    <w:p w14:paraId="590E5637" w14:textId="77777777" w:rsidR="002256F4" w:rsidRDefault="00FB768D" w:rsidP="00FB768D">
      <w:pPr>
        <w:jc w:val="both"/>
      </w:pPr>
      <w:r w:rsidRPr="0073427C">
        <w:t>Cette section a passé en revue les données radioélectriques disponibles pour les études de propagation dans les régions polaires utilisées</w:t>
      </w:r>
      <w:r>
        <w:t xml:space="preserve"> dans ces travaux</w:t>
      </w:r>
      <w:r w:rsidRPr="0073427C">
        <w:t xml:space="preserve">. La section suivante traite des </w:t>
      </w:r>
      <w:r>
        <w:t>données météorologiques</w:t>
      </w:r>
      <w:r w:rsidRPr="0073427C">
        <w:t xml:space="preserve"> qui sont utiles pour l'étude de la propagation troposphérique en se concentrant sur l'expérience de propagation en bande Ka aux Svalbard </w:t>
      </w:r>
      <w:r>
        <w:t>présenté ci-dessus</w:t>
      </w:r>
      <w:r w:rsidRPr="0073427C">
        <w:t>.</w:t>
      </w:r>
    </w:p>
    <w:p w14:paraId="160E5838" w14:textId="120088E0" w:rsidR="002256F4" w:rsidRDefault="00D370C3" w:rsidP="00B30C19">
      <w:pPr>
        <w:jc w:val="both"/>
      </w:pPr>
      <w:ins w:id="111" w:author="Queyrel Julien" w:date="2023-09-22T17:25:00Z">
        <w:r>
          <w:t>va falloir un peu clarifier cette partie, un peu abscond pour le lecteur.</w:t>
        </w:r>
      </w:ins>
    </w:p>
    <w:p w14:paraId="3F5B26D3" w14:textId="77777777" w:rsidR="00FB768D" w:rsidRDefault="00FB768D" w:rsidP="00FB768D">
      <w:pPr>
        <w:pStyle w:val="Titre3"/>
      </w:pPr>
      <w:bookmarkStart w:id="112" w:name="_Toc147139637"/>
      <w:r>
        <w:t>1.3.1.2</w:t>
      </w:r>
      <w:r>
        <w:tab/>
        <w:t>Examen des données météorologiques expérimentales disponibles</w:t>
      </w:r>
      <w:bookmarkEnd w:id="112"/>
    </w:p>
    <w:p w14:paraId="26ED3542" w14:textId="77777777" w:rsidR="00FB768D" w:rsidRDefault="00FB768D" w:rsidP="00FB768D"/>
    <w:p w14:paraId="7520FF30" w14:textId="77777777" w:rsidR="00FB768D" w:rsidRDefault="00FB768D" w:rsidP="00FB768D">
      <w:pPr>
        <w:jc w:val="both"/>
      </w:pPr>
      <w:r>
        <w:t>Cette partie présente un ensemble d'instruments météorologiques qui soutiennent le récepteur de balises, dont les sorties peuvent être utilisées pour améliorer le traitement des données comme expliqué dans la partie 1.3.2.1. Ces données serviront aussi à valider les simulations météorologiques produites par notre modèle dans les sections suivantes. Les instruments présents lors de la campagne au SvalSat sont les suivants :</w:t>
      </w:r>
    </w:p>
    <w:p w14:paraId="0DEAC8F4" w14:textId="34928C2A" w:rsidR="00FB768D" w:rsidRDefault="00FB768D" w:rsidP="00FB768D">
      <w:pPr>
        <w:pStyle w:val="Paragraphedeliste"/>
        <w:numPr>
          <w:ilvl w:val="0"/>
          <w:numId w:val="7"/>
        </w:numPr>
        <w:jc w:val="both"/>
      </w:pPr>
      <w:r>
        <w:t xml:space="preserve">Un radiomètre : plusieurs canaux entre 22 et 30GHz, qui, comme expliqué précédemment, n’ont en réalité pas été utilisés pour l'étalonnage </w:t>
      </w:r>
      <w:del w:id="113" w:author="Queyrel Julien" w:date="2023-09-22T17:25:00Z">
        <w:r w:rsidDel="00D370C3">
          <w:delText xml:space="preserve">par </w:delText>
        </w:r>
      </w:del>
      <w:ins w:id="114" w:author="Queyrel Julien" w:date="2023-09-22T17:25:00Z">
        <w:r w:rsidR="00D370C3">
          <w:t xml:space="preserve">du </w:t>
        </w:r>
      </w:ins>
      <w:r>
        <w:t xml:space="preserve">ciel clair </w:t>
      </w:r>
      <w:ins w:id="115" w:author="Queyrel Julien" w:date="2023-09-22T17:25:00Z">
        <w:r w:rsidR="00D370C3">
          <w:t>dû</w:t>
        </w:r>
      </w:ins>
      <w:del w:id="116" w:author="Queyrel Julien" w:date="2023-09-22T17:25:00Z">
        <w:r w:rsidDel="00D370C3">
          <w:delText>dues</w:delText>
        </w:r>
      </w:del>
      <w:r>
        <w:t xml:space="preserve"> à des incertitudes sur les mesures causées par la présence de neige humide et de par la géomètre de la liaison étudié (&lt;5°).</w:t>
      </w:r>
    </w:p>
    <w:p w14:paraId="032BFD81" w14:textId="77777777" w:rsidR="00FB768D" w:rsidRDefault="00FB768D" w:rsidP="00FB768D">
      <w:pPr>
        <w:pStyle w:val="Paragraphedeliste"/>
        <w:numPr>
          <w:ilvl w:val="0"/>
          <w:numId w:val="7"/>
        </w:numPr>
        <w:jc w:val="both"/>
      </w:pPr>
      <w:r>
        <w:lastRenderedPageBreak/>
        <w:t>Un pluviomètre optique et à bascule qui peuvent aider à identifier les événements pluvieux. Des incertitudes sur les mesures du pluviomètre à bascule lié au gel</w:t>
      </w:r>
      <w:r w:rsidRPr="004C0E5E">
        <w:t xml:space="preserve"> </w:t>
      </w:r>
      <w:r>
        <w:t>de l’appareil, due aux températures très froide de la région, ont été mise en évidence.</w:t>
      </w:r>
    </w:p>
    <w:p w14:paraId="49A8EE91" w14:textId="585FB36F" w:rsidR="00FB768D" w:rsidRDefault="00FB768D" w:rsidP="00FB768D">
      <w:pPr>
        <w:pStyle w:val="Paragraphedeliste"/>
        <w:numPr>
          <w:ilvl w:val="0"/>
          <w:numId w:val="7"/>
        </w:numPr>
        <w:jc w:val="both"/>
      </w:pPr>
      <w:r>
        <w:t xml:space="preserve">Une station météo qui peut également aider à identifier </w:t>
      </w:r>
      <w:del w:id="117" w:author="Queyrel Julien" w:date="2023-09-22T17:26:00Z">
        <w:r w:rsidDel="00D370C3">
          <w:delText>les événements composée</w:delText>
        </w:r>
      </w:del>
      <w:ins w:id="118" w:author="Queyrel Julien" w:date="2023-09-22T17:26:00Z">
        <w:r w:rsidR="00D370C3">
          <w:t>les événements composés</w:t>
        </w:r>
      </w:ins>
      <w:r>
        <w:t xml:space="preserve"> d’un anémomètre, d’un capteur de nuage infrarouge, d’un thermomètre, d’un hygromètre et d’un baromètre.</w:t>
      </w:r>
    </w:p>
    <w:p w14:paraId="70D50D10" w14:textId="77777777" w:rsidR="00FB768D" w:rsidRDefault="00FB768D" w:rsidP="00FB768D">
      <w:pPr>
        <w:jc w:val="both"/>
      </w:pPr>
      <w:r w:rsidRPr="008C41D4">
        <w:t xml:space="preserve">Les paramètres de surface, y compris les mesures du pluviomètre à augets basculants, sont disponibles pendant 91,71 % du temps (91,67 % la première année, 91,75 % la deuxième année), et les données collectées à partir d'un pluviomètre optique sont disponibles pendant 71,76 % du temps (79,63 % la première année, 63,88 % la deuxième année). </w:t>
      </w:r>
    </w:p>
    <w:p w14:paraId="38630E3B" w14:textId="28857562" w:rsidR="00FB768D" w:rsidRDefault="00D370C3" w:rsidP="00FB768D">
      <w:ins w:id="119" w:author="Queyrel Julien" w:date="2023-09-22T17:26:00Z">
        <w:r>
          <w:t>quelques illustrations ? / figures ? / stat  ?</w:t>
        </w:r>
      </w:ins>
    </w:p>
    <w:p w14:paraId="4B25CB2B" w14:textId="77777777" w:rsidR="00FB768D" w:rsidRDefault="00FB768D" w:rsidP="00FB768D">
      <w:pPr>
        <w:jc w:val="both"/>
      </w:pPr>
      <w:r w:rsidRPr="00014C60">
        <w:t xml:space="preserve">En </w:t>
      </w:r>
      <w:r>
        <w:t>conclusion</w:t>
      </w:r>
      <w:r w:rsidRPr="00014C60">
        <w:t xml:space="preserve">, une expérimentation de propagation, financée par l'ESA avec le soutien du CNES, a été déployée aux Svalbard dans le but d'analyser les perturbations atmosphériques affectant la propagation des ondes électromagnétiques en bande KA dans les régions de hautes latitudes. Enrichies par les relevés météorologiques locaux, notamment la température, la pression, l'humidité et les taux de précipitations, ces données, bien que soumises à un bruit significatif en raison de la scintillation, et malgré les incertitudes liées aux conditions climatiques difficiles, constituent une </w:t>
      </w:r>
      <w:r>
        <w:t xml:space="preserve">bonne </w:t>
      </w:r>
      <w:r w:rsidRPr="00014C60">
        <w:t>base pour la validation du modèle développé dans cette étude.</w:t>
      </w:r>
      <w:r>
        <w:t xml:space="preserve"> Néanmoins, aux vues des conditions climatiques difficiles, </w:t>
      </w:r>
      <w:commentRangeStart w:id="120"/>
      <w:r>
        <w:t>la précision des données est incertaine</w:t>
      </w:r>
      <w:commentRangeEnd w:id="120"/>
      <w:r w:rsidR="00D370C3">
        <w:rPr>
          <w:rStyle w:val="Marquedecommentaire"/>
        </w:rPr>
        <w:commentReference w:id="120"/>
      </w:r>
      <w:r>
        <w:t>. Il est alors intéressant de s’appuyer sur l’aide de données météorologiques issues de bases de réanalyse afin de confirmer la validité des simulations du futur modèle. Les bases de données de références sont présentées dans la section suivante.</w:t>
      </w:r>
    </w:p>
    <w:p w14:paraId="03F01361" w14:textId="77777777" w:rsidR="00A057D2" w:rsidRDefault="00A057D2" w:rsidP="00B30C19">
      <w:pPr>
        <w:jc w:val="both"/>
      </w:pPr>
    </w:p>
    <w:p w14:paraId="2C243327" w14:textId="77777777" w:rsidR="00A057D2" w:rsidRDefault="00A057D2" w:rsidP="00A057D2">
      <w:pPr>
        <w:pStyle w:val="Titre2"/>
        <w:numPr>
          <w:ilvl w:val="2"/>
          <w:numId w:val="3"/>
        </w:numPr>
      </w:pPr>
      <w:bookmarkStart w:id="121" w:name="_Toc147139638"/>
      <w:r w:rsidRPr="00A057D2">
        <w:t>Examen des données de réanalyse disponibles</w:t>
      </w:r>
      <w:bookmarkEnd w:id="121"/>
    </w:p>
    <w:p w14:paraId="03CB1A84" w14:textId="77777777" w:rsidR="00A057D2" w:rsidRDefault="00A95FDE" w:rsidP="00A95FDE">
      <w:pPr>
        <w:tabs>
          <w:tab w:val="left" w:pos="2983"/>
        </w:tabs>
      </w:pPr>
      <w:r>
        <w:tab/>
      </w:r>
    </w:p>
    <w:p w14:paraId="21C4E809" w14:textId="54701FED" w:rsidR="00A95FDE" w:rsidRDefault="00A95FDE" w:rsidP="00A95FDE">
      <w:pPr>
        <w:tabs>
          <w:tab w:val="left" w:pos="2983"/>
        </w:tabs>
        <w:jc w:val="both"/>
        <w:rPr>
          <w:ins w:id="122" w:author="Queyrel Julien" w:date="2023-09-22T17:28:00Z"/>
        </w:rPr>
      </w:pPr>
      <w:r>
        <w:t xml:space="preserve">Cette </w:t>
      </w:r>
      <w:r w:rsidR="00FB768D">
        <w:t>seconde</w:t>
      </w:r>
      <w:r>
        <w:t xml:space="preserve"> section décrit les données de réanalyse disponibles pour caractériser le canal de propagation dans les régions polaire d'un point de vue météorologique. Les bases de données de réanalyse sont l'une des sources les plus utiles de données météorologiques pour les études de propagation. Elles consistent en des cartes mondiales bidimensionnelles ou tridimensionnelles de différents paramètres météorologiques tels que la pression, la température, la vapeur d'eau, le contenu en eau liquide, la vitesse du vent, et des paramètres décrivant les précipitations tels que le taux d’hydrométéores précipitant. Dans les sections suivantes sont présentés les bases de données utiles à ce travail, en particulier les données de réanalyse ERA5, C3S Arctic Regional Reanalysi</w:t>
      </w:r>
      <w:r w:rsidR="00507976">
        <w:t>s (CARRA) et les données Arome-A</w:t>
      </w:r>
      <w:r>
        <w:t>rctic.</w:t>
      </w:r>
    </w:p>
    <w:p w14:paraId="6C85BCA8" w14:textId="56E54702" w:rsidR="00922652" w:rsidRDefault="00922652">
      <w:pPr>
        <w:pStyle w:val="Paragraphedeliste"/>
        <w:numPr>
          <w:ilvl w:val="0"/>
          <w:numId w:val="10"/>
        </w:numPr>
        <w:tabs>
          <w:tab w:val="left" w:pos="2983"/>
        </w:tabs>
        <w:jc w:val="both"/>
        <w:pPrChange w:id="123" w:author="Queyrel Julien" w:date="2023-09-22T17:28:00Z">
          <w:pPr>
            <w:tabs>
              <w:tab w:val="left" w:pos="2983"/>
            </w:tabs>
            <w:jc w:val="both"/>
          </w:pPr>
        </w:pPrChange>
      </w:pPr>
      <w:ins w:id="124" w:author="Queyrel Julien" w:date="2023-09-22T17:28:00Z">
        <w:r>
          <w:t>là on ne peut pas s’ab</w:t>
        </w:r>
      </w:ins>
      <w:ins w:id="125" w:author="Queyrel Julien" w:date="2023-09-22T17:29:00Z">
        <w:r>
          <w:t>s</w:t>
        </w:r>
      </w:ins>
      <w:ins w:id="126" w:author="Queyrel Julien" w:date="2023-09-22T17:28:00Z">
        <w:r>
          <w:t xml:space="preserve">tenir de </w:t>
        </w:r>
      </w:ins>
      <w:ins w:id="127" w:author="Queyrel Julien" w:date="2023-09-22T17:29:00Z">
        <w:r>
          <w:t>donner une définition de ce qu’est la ré-analyse</w:t>
        </w:r>
      </w:ins>
    </w:p>
    <w:p w14:paraId="1A066FF2" w14:textId="77777777" w:rsidR="00A95FDE" w:rsidRDefault="00A95FDE" w:rsidP="00A95FDE">
      <w:pPr>
        <w:tabs>
          <w:tab w:val="left" w:pos="2983"/>
        </w:tabs>
      </w:pPr>
    </w:p>
    <w:p w14:paraId="0401661E" w14:textId="77777777" w:rsidR="00FB6E36" w:rsidRDefault="00FB6E36" w:rsidP="00FB6E36">
      <w:pPr>
        <w:pStyle w:val="Titre3"/>
        <w:numPr>
          <w:ilvl w:val="3"/>
          <w:numId w:val="3"/>
        </w:numPr>
      </w:pPr>
      <w:bookmarkStart w:id="128" w:name="_Toc147139639"/>
      <w:r>
        <w:t>Données de réanalyse ERA5</w:t>
      </w:r>
      <w:bookmarkEnd w:id="128"/>
    </w:p>
    <w:p w14:paraId="44B74026" w14:textId="77777777" w:rsidR="00FB6E36" w:rsidRDefault="00FB6E36" w:rsidP="00FB6E36"/>
    <w:p w14:paraId="4524D4EF" w14:textId="77777777" w:rsidR="00A95FDE" w:rsidRDefault="00A95FDE" w:rsidP="00EC18EC">
      <w:pPr>
        <w:jc w:val="both"/>
      </w:pPr>
      <w:r>
        <w:t xml:space="preserve">La dernière base de données de réanalyse de l'ECMWF est ERA5 </w:t>
      </w:r>
      <w:r w:rsidR="004A7FB8">
        <w:fldChar w:fldCharType="begin"/>
      </w:r>
      <w:r w:rsidR="004A7FB8">
        <w:instrText xml:space="preserve"> ADDIN ZOTERO_ITEM CSL_CITATION {"citationID":"35YfK1co","properties":{"formattedCitation":"(Hersbach et al., 2020)","plainCitation":"(Hersbach et al., 2020)","noteIndex":0},"citationItems":[{"id":63,"uris":["http://zotero.org/users/local/n6fh7qN8/items/4XLT9D66"],"itemData":{"id":63,"type":"article-journal","abstract":"Abstract\n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reanalyses.","container-title":"Quarterly Journal of the Royal Meteorological Society","DOI":"10.1002/qj.3803","ISSN":"0035-9009, 1477-870X","issue":"730","journalAbbreviation":"Quart J Royal Meteoro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De 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De Rosnay","given":"Patricia"},{"family":"Rozum","given":"Iryna"},{"family":"Vamborg","given":"Freja"},{"family":"Villaume","given":"Sebastien"},{"family":"Thépaut","given":"Jean‐Noël"}],"issued":{"date-parts":[["2020",7]]}}}],"schema":"https://github.com/citation-style-language/schema/raw/master/csl-citation.json"} </w:instrText>
      </w:r>
      <w:r w:rsidR="004A7FB8">
        <w:fldChar w:fldCharType="separate"/>
      </w:r>
      <w:r w:rsidR="004A7FB8" w:rsidRPr="004A7FB8">
        <w:rPr>
          <w:rFonts w:ascii="Calibri" w:hAnsi="Calibri" w:cs="Calibri"/>
        </w:rPr>
        <w:t>(Hersbach et al., 2020)</w:t>
      </w:r>
      <w:r w:rsidR="004A7FB8">
        <w:fldChar w:fldCharType="end"/>
      </w:r>
      <w:r w:rsidR="004A7FB8">
        <w:t xml:space="preserve"> </w:t>
      </w:r>
      <w:r>
        <w:t xml:space="preserve">avec une résolution spatiale aussi basse que 0,25°x0,25°, ce qui équivaut à moins de 30x10 km² dans </w:t>
      </w:r>
      <w:r w:rsidR="00EC18EC">
        <w:t>les zones polaires</w:t>
      </w:r>
      <w:r>
        <w:t>, et une résolution temporelle de 1 heure. Les données disponibles s'étendent de 1979 jusqu'à ma</w:t>
      </w:r>
      <w:r w:rsidR="004A7FB8">
        <w:t>intenant</w:t>
      </w:r>
      <w:r>
        <w:t xml:space="preserve">. C'est la base de données de réanalyse avec la résolution temporelle et spatiale la plus élevée. Elle remplace les anciennes bases de données de l'ECMWF telles que ERA-40 </w:t>
      </w:r>
      <w:r w:rsidR="004A7FB8">
        <w:fldChar w:fldCharType="begin"/>
      </w:r>
      <w:r w:rsidR="004A7FB8">
        <w:instrText xml:space="preserve"> ADDIN ZOTERO_ITEM CSL_CITATION {"citationID":"NjAwfooV","properties":{"formattedCitation":"(Uppala et al., 2005)","plainCitation":"(Uppala et al., 2005)","noteIndex":0},"citationItems":[{"id":66,"uris":["http://zotero.org/users/local/n6fh7qN8/items/LBRLJUMR"],"itemData":{"id":66,"type":"article-journal","container-title":"Quarterly Journal of the Royal Meteorological Society: A journal of the atmospheric sciences, applied meteorology and physical oceanography","issue":"612","note":"publisher: Wiley Online Library","page":"2961–3012","source":"Google Scholar","title":"The ERA-40 re-analysis","volume":"131","author":[{"family":"Uppala","given":"Sakari M."},{"family":"Kållberg","given":"P. W."},{"family":"Simmons","given":"Adrian J."},{"family":"Andrae","given":"U."},{"family":"Bechtold","given":"V. Da Costa"},{"family":"Fiorino","given":"M."},{"family":"Gibson","given":"J. K."},{"family":"Haseler","given":"J."},{"family":"Hernandez","given":"A."},{"family":"Kelly","given":"G. A."}],"issued":{"date-parts":[["2005"]]}}}],"schema":"https://github.com/citation-style-language/schema/raw/master/csl-citation.json"} </w:instrText>
      </w:r>
      <w:r w:rsidR="004A7FB8">
        <w:fldChar w:fldCharType="separate"/>
      </w:r>
      <w:r w:rsidR="004A7FB8" w:rsidRPr="004A7FB8">
        <w:rPr>
          <w:rFonts w:ascii="Calibri" w:hAnsi="Calibri" w:cs="Calibri"/>
        </w:rPr>
        <w:t xml:space="preserve">(Uppala et al., </w:t>
      </w:r>
      <w:r w:rsidR="004A7FB8" w:rsidRPr="004A7FB8">
        <w:rPr>
          <w:rFonts w:ascii="Calibri" w:hAnsi="Calibri" w:cs="Calibri"/>
        </w:rPr>
        <w:lastRenderedPageBreak/>
        <w:t>2005)</w:t>
      </w:r>
      <w:r w:rsidR="004A7FB8">
        <w:fldChar w:fldCharType="end"/>
      </w:r>
      <w:r w:rsidR="004A7FB8">
        <w:t xml:space="preserve"> </w:t>
      </w:r>
      <w:r>
        <w:t xml:space="preserve">et ERA-Interim </w:t>
      </w:r>
      <w:r w:rsidR="004A7FB8">
        <w:fldChar w:fldCharType="begin"/>
      </w:r>
      <w:r w:rsidR="004A7FB8">
        <w:instrText xml:space="preserve"> ADDIN ZOTERO_ITEM CSL_CITATION {"citationID":"P6awhOjQ","properties":{"formattedCitation":"(Dee et al., 2011)","plainCitation":"(Dee et al., 2011)","noteIndex":0},"citationItems":[{"id":69,"uris":["http://zotero.org/users/local/n6fh7qN8/items/W7AED7AM"],"itemData":{"id":69,"type":"article-journal","container-title":"Quarterly Journal of the Royal Meteorological Society","DOI":"10.1002/qj.828","ISSN":"00359009","issue":"656","journalAbbreviation":"Q.J.R. Meteorol. Soc.","language":"en","page":"553-597","source":"DOI.org (Crossref)","title":"The ERA-Interim reanalysis: configuration and performance of the data assimilation system","title-short":"The ERA-Interim reanalysis","volume":"137","author":[{"family":"Dee","given":"D. P."},{"family":"Uppala","given":"S. M."},{"family":"Simmons","given":"A. J."},{"family":"Berrisford","given":"P."},{"family":"Poli","given":"P."},{"family":"Kobayashi","given":"S."},{"family":"Andrae","given":"U."},{"family":"Balmaseda","given":"M. A."},{"family":"Balsamo","given":"G."},{"family":"Bauer","given":"P."},{"family":"Bechtold","given":"P."},{"family":"Beljaars","given":"A. C. M."},{"family":"Van De Berg","given":"L."},{"family":"Bidlot","given":"J."},{"family":"Bormann","given":"N."},{"family":"Delsol","given":"C."},{"family":"Dragani","given":"R."},{"family":"Fuentes","given":"M."},{"family":"Geer","given":"A. J."},{"family":"Haimberger","given":"L."},{"family":"Healy","given":"S. B."},{"family":"Hersbach","given":"H."},{"family":"Hólm","given":"E. V."},{"family":"Isaksen","given":"L."},{"family":"Kållberg","given":"P."},{"family":"Köhler","given":"M."},{"family":"Matricardi","given":"M."},{"family":"McNally","given":"A. P."},{"family":"Monge-Sanz","given":"B. M."},{"family":"Morcrette","given":"J.-J."},{"family":"Park","given":"B.-K."},{"family":"Peubey","given":"C."},{"family":"De Rosnay","given":"P."},{"family":"Tavolato","given":"C."},{"family":"Thépaut","given":"J.-N."},{"family":"Vitart","given":"F."}],"issued":{"date-parts":[["2011",4]]}}}],"schema":"https://github.com/citation-style-language/schema/raw/master/csl-citation.json"} </w:instrText>
      </w:r>
      <w:r w:rsidR="004A7FB8">
        <w:fldChar w:fldCharType="separate"/>
      </w:r>
      <w:r w:rsidR="004A7FB8" w:rsidRPr="004A7FB8">
        <w:rPr>
          <w:rFonts w:ascii="Calibri" w:hAnsi="Calibri" w:cs="Calibri"/>
        </w:rPr>
        <w:t>(Dee et al., 2011)</w:t>
      </w:r>
      <w:r w:rsidR="004A7FB8">
        <w:fldChar w:fldCharType="end"/>
      </w:r>
      <w:r w:rsidR="0021125A">
        <w:t xml:space="preserve"> </w:t>
      </w:r>
      <w:r>
        <w:t>qu</w:t>
      </w:r>
      <w:r w:rsidR="005661FE">
        <w:t>i sont utilisées par plusieurs R</w:t>
      </w:r>
      <w:r>
        <w:t>ecommandations de l'</w:t>
      </w:r>
      <w:r w:rsidR="004F75B9">
        <w:t>ITU-R</w:t>
      </w:r>
      <w:r>
        <w:t xml:space="preserve"> pour </w:t>
      </w:r>
      <w:commentRangeStart w:id="129"/>
      <w:r>
        <w:t>calculer des cartes m</w:t>
      </w:r>
      <w:r w:rsidR="004A7FB8">
        <w:t>ondiale</w:t>
      </w:r>
      <w:commentRangeEnd w:id="129"/>
      <w:r w:rsidR="00922652">
        <w:rPr>
          <w:rStyle w:val="Marquedecommentaire"/>
        </w:rPr>
        <w:commentReference w:id="129"/>
      </w:r>
      <w:r w:rsidR="004A7FB8">
        <w:t xml:space="preserve">s </w:t>
      </w:r>
      <w:r w:rsidR="004A7FB8">
        <w:fldChar w:fldCharType="begin"/>
      </w:r>
      <w:r w:rsidR="004A7FB8">
        <w:instrText xml:space="preserve"> ADDIN ZOTERO_ITEM CSL_CITATION {"citationID":"QskYI2AX","properties":{"formattedCitation":"(Berrisford et al., 2011; Uppala et al., 2005)","plainCitation":"(Berrisford et al., 2011; Uppala et al., 2005)","noteIndex":0},"citationItems":[{"id":71,"uris":["http://zotero.org/users/local/n6fh7qN8/items/LES8ECDV"],"itemData":{"id":71,"type":"article-journal","container-title":"Reading, Berkshire RG2 9AX, United Kingdom","source":"Google Scholar","title":"The ERA-Interim archive [Version 2.0]. European Centre for Medium Range Weather Forecasts, Shinfield Park","author":[{"family":"Berrisford","given":"Paul"},{"family":"Dee","given":"Dick"},{"family":"Poli","given":"P."},{"family":"Brugge","given":"R."},{"family":"Fielding","given":"K."},{"family":"Fuentes","given":"M."},{"family":"Kallberg","given":"P."},{"family":"Kobayashi","given":"S."},{"family":"Uppala","given":"S."},{"family":"Simmons","given":"A."}],"issued":{"date-parts":[["2011"]]}}},{"id":66,"uris":["http://zotero.org/users/local/n6fh7qN8/items/LBRLJUMR"],"itemData":{"id":66,"type":"article-journal","container-title":"Quarterly Journal of the Royal Meteorological Society: A journal of the atmospheric sciences, applied meteorology and physical oceanography","issue":"612","note":"publisher: Wiley Online Library","page":"2961–3012","source":"Google Scholar","title":"The ERA-40 re-analysis","volume":"131","author":[{"family":"Uppala","given":"Sakari M."},{"family":"Kållberg","given":"P. W."},{"family":"Simmons","given":"Adrian J."},{"family":"Andrae","given":"U."},{"family":"Bechtold","given":"V. Da Costa"},{"family":"Fiorino","given":"M."},{"family":"Gibson","given":"J. K."},{"family":"Haseler","given":"J."},{"family":"Hernandez","given":"A."},{"family":"Kelly","given":"G. A."}],"issued":{"date-parts":[["2005"]]}}}],"schema":"https://github.com/citation-style-language/schema/raw/master/csl-citation.json"} </w:instrText>
      </w:r>
      <w:r w:rsidR="004A7FB8">
        <w:fldChar w:fldCharType="separate"/>
      </w:r>
      <w:r w:rsidR="004A7FB8" w:rsidRPr="004A7FB8">
        <w:rPr>
          <w:rFonts w:ascii="Calibri" w:hAnsi="Calibri" w:cs="Calibri"/>
        </w:rPr>
        <w:t>(Berrisford et al., 2011; Uppala et al., 2005)</w:t>
      </w:r>
      <w:r w:rsidR="004A7FB8">
        <w:fldChar w:fldCharType="end"/>
      </w:r>
      <w:r>
        <w:t>. Les données disponibles dans cette base de données sont divisées en deux types :</w:t>
      </w:r>
    </w:p>
    <w:p w14:paraId="3109BA94" w14:textId="77777777" w:rsidR="00A95FDE" w:rsidRDefault="00A95FDE" w:rsidP="00EC18EC">
      <w:pPr>
        <w:jc w:val="both"/>
      </w:pPr>
      <w:r>
        <w:t>- Données à un seul niveau : elles regroupent les paramètres de surface dans des cartes bidimensionnelles, tels que la température de surface, la pression de surface ou le contenu en eau intégré.</w:t>
      </w:r>
    </w:p>
    <w:p w14:paraId="5D478CDE" w14:textId="77777777" w:rsidR="00A95FDE" w:rsidRDefault="00A95FDE" w:rsidP="00EC18EC">
      <w:pPr>
        <w:jc w:val="both"/>
      </w:pPr>
      <w:r>
        <w:t xml:space="preserve">- Données au niveau de pression : également appelées données de profil, elles regroupent les paramètres tridimensionnels sur 37 niveaux de pression allant de </w:t>
      </w:r>
      <w:r w:rsidR="00EC18EC">
        <w:t>1000</w:t>
      </w:r>
      <w:r>
        <w:t xml:space="preserve"> hPa à 1 hPa, tels que la température, la pression, l'humidité relative ou la vitesse du vent.</w:t>
      </w:r>
    </w:p>
    <w:p w14:paraId="1CF3F6F8" w14:textId="04118829" w:rsidR="00A95FDE" w:rsidRDefault="00A95FDE" w:rsidP="00EC18EC">
      <w:pPr>
        <w:jc w:val="both"/>
        <w:rPr>
          <w:ins w:id="130" w:author="Queyrel Julien" w:date="2023-09-22T17:30:00Z"/>
        </w:rPr>
      </w:pPr>
      <w:r>
        <w:t>Les deux ensembles de données présentés ici sont largement utilisés dans le trava</w:t>
      </w:r>
      <w:r w:rsidR="00EC18EC">
        <w:t>il présenté dans les chapitres suivants</w:t>
      </w:r>
      <w:r>
        <w:t xml:space="preserve">. </w:t>
      </w:r>
    </w:p>
    <w:p w14:paraId="6DEF7813" w14:textId="350E5225" w:rsidR="00922652" w:rsidRDefault="00922652" w:rsidP="00EC18EC">
      <w:pPr>
        <w:jc w:val="both"/>
      </w:pPr>
      <w:ins w:id="131" w:author="Queyrel Julien" w:date="2023-09-22T17:30:00Z">
        <w:r>
          <w:sym w:font="Wingdings" w:char="F0E0"/>
        </w:r>
        <w:r>
          <w:t xml:space="preserve"> pareil, une carte, un graphique, un exemple pour illustration !</w:t>
        </w:r>
      </w:ins>
      <w:ins w:id="132" w:author="Queyrel Julien" w:date="2023-09-22T17:31:00Z">
        <w:r w:rsidR="00A05959">
          <w:t xml:space="preserve"> ex : stats ERA5 sur svalbard des précipit, / T° ?</w:t>
        </w:r>
      </w:ins>
    </w:p>
    <w:p w14:paraId="56564529" w14:textId="017222B2" w:rsidR="00FB6E36" w:rsidRDefault="00A05959" w:rsidP="00FB6E36">
      <w:pPr>
        <w:rPr>
          <w:ins w:id="133" w:author="Queyrel Julien" w:date="2023-09-22T17:31:00Z"/>
        </w:rPr>
      </w:pPr>
      <w:ins w:id="134" w:author="Queyrel Julien" w:date="2023-09-22T17:30:00Z">
        <w:r>
          <w:t>peut-être y reviens-tu plus tard mais : quelles sont les para</w:t>
        </w:r>
      </w:ins>
      <w:ins w:id="135" w:author="Queyrel Julien" w:date="2023-09-22T17:31:00Z">
        <w:r>
          <w:t>mètres qui vont nous intéresser ?</w:t>
        </w:r>
      </w:ins>
    </w:p>
    <w:p w14:paraId="12A9C48F" w14:textId="4B573A9A" w:rsidR="00A05959" w:rsidRDefault="00A05959" w:rsidP="00FB6E36">
      <w:ins w:id="136" w:author="Queyrel Julien" w:date="2023-09-22T17:31:00Z">
        <w:r>
          <w:t>une demi-page ça fait un peu juste</w:t>
        </w:r>
      </w:ins>
      <w:ins w:id="137" w:author="Queyrel Julien" w:date="2023-09-22T17:32:00Z">
        <w:r>
          <w:t>, quel est le modèle utilisé ? quelles sont les différents types de données d’observation prises en compte (satellite, sol…)</w:t>
        </w:r>
      </w:ins>
    </w:p>
    <w:p w14:paraId="46A81128" w14:textId="77777777" w:rsidR="00FB6E36" w:rsidRDefault="00FB6E36" w:rsidP="00FB6E36">
      <w:pPr>
        <w:pStyle w:val="Titre3"/>
        <w:numPr>
          <w:ilvl w:val="3"/>
          <w:numId w:val="3"/>
        </w:numPr>
      </w:pPr>
      <w:bookmarkStart w:id="138" w:name="_Toc147139640"/>
      <w:r>
        <w:t xml:space="preserve">Données de réanalyse </w:t>
      </w:r>
      <w:r w:rsidR="00A95FDE">
        <w:t xml:space="preserve">C3S Arctic Regional </w:t>
      </w:r>
      <w:r w:rsidR="00A748E4">
        <w:t>Reanalysis (</w:t>
      </w:r>
      <w:r>
        <w:t>CARRA</w:t>
      </w:r>
      <w:r w:rsidR="00A95FDE">
        <w:t>)</w:t>
      </w:r>
      <w:bookmarkEnd w:id="138"/>
    </w:p>
    <w:p w14:paraId="38A70E83" w14:textId="77777777" w:rsidR="00FB6E36" w:rsidRDefault="00FB6E36" w:rsidP="00FB6E36"/>
    <w:p w14:paraId="7BE48F67" w14:textId="77777777" w:rsidR="0036342A" w:rsidRDefault="0036342A" w:rsidP="0036342A">
      <w:pPr>
        <w:jc w:val="both"/>
      </w:pPr>
      <w:r>
        <w:t xml:space="preserve">Le jeu de données de réanalyse régionale arctique du C3S </w:t>
      </w:r>
      <w:r w:rsidR="00A631D5">
        <w:fldChar w:fldCharType="begin"/>
      </w:r>
      <w:r w:rsidR="00A631D5">
        <w:instrText xml:space="preserve"> ADDIN ZOTERO_ITEM CSL_CITATION {"citationID":"8W70X2Tm","properties":{"formattedCitation":"(Schyberg et al., s.\\uc0\\u160{}d.)","plainCitation":"(Schyberg et al., s. d.)","noteIndex":0},"citationItems":[{"id":75,"uris":["http://zotero.org/users/local/n6fh7qN8/items/MQF8ESBZ"],"itemData":{"id":75,"type":"article-journal","language":"en","source":"Zotero","title":"Xiaohua Yang Kristian Pagh Nielsen Bjarne Amstrup Carlos Peralta Jacob Høyer Pia Nielsen Englyst","author":[{"family":"Schyberg","given":"Harald"},{"family":"Homleid","given":"Mariken"},{"family":"Køltzow","given":"Morten A Ø"},{"family":"Randriamampianina","given":"Roger"},{"family":"Dahlgren","given":"Per"},{"family":"Støylen","given":"Eivind"},{"family":"Valkonen","given":"Teresa"},{"family":"Palmason","given":"Bolli"},{"family":"Thorsteinsson","given":"Sigurdur"},{"family":"Bojarova","given":"Jelena"},{"family":"Körnich","given":"Heiner"},{"family":"Lindskog","given":"Magnus"},{"family":"Box","given":"Jason"},{"family":"Mankoff","given":"Kenneth"}]}}],"schema":"https://github.com/citation-style-language/schema/raw/master/csl-citation.json"} </w:instrText>
      </w:r>
      <w:r w:rsidR="00A631D5">
        <w:fldChar w:fldCharType="separate"/>
      </w:r>
      <w:r w:rsidR="00A631D5" w:rsidRPr="00A631D5">
        <w:rPr>
          <w:rFonts w:ascii="Calibri" w:hAnsi="Calibri" w:cs="Calibri"/>
          <w:szCs w:val="24"/>
        </w:rPr>
        <w:t xml:space="preserve">(Schyberg et al., </w:t>
      </w:r>
      <w:r w:rsidR="00A631D5">
        <w:rPr>
          <w:rFonts w:ascii="Calibri" w:hAnsi="Calibri" w:cs="Calibri"/>
          <w:szCs w:val="24"/>
        </w:rPr>
        <w:t>2020</w:t>
      </w:r>
      <w:r w:rsidR="00A631D5" w:rsidRPr="00A631D5">
        <w:rPr>
          <w:rFonts w:ascii="Calibri" w:hAnsi="Calibri" w:cs="Calibri"/>
          <w:szCs w:val="24"/>
        </w:rPr>
        <w:t>)</w:t>
      </w:r>
      <w:r w:rsidR="00A631D5">
        <w:fldChar w:fldCharType="end"/>
      </w:r>
      <w:r w:rsidR="0021125A">
        <w:t xml:space="preserve"> </w:t>
      </w:r>
      <w:r>
        <w:t xml:space="preserve">renferme des analyses toutes les 3 heures et des prévisions à court terme toutes les heures, portant sur des variables météorologiques atmosphériques et de surface telles que la température, l'humidité, le vent et d'autres grandeurs thermodynamiques. Ces données sont fournies à une résolution de 2,5 </w:t>
      </w:r>
      <w:r w:rsidR="00DD2281">
        <w:t>x 2,5km²</w:t>
      </w:r>
      <w:r>
        <w:t>. De plus, des prévisions allant jusqu'à 30 heures, initialement basées sur les analyses effectuées à 00 et 12 UTC, sont également disponibles.</w:t>
      </w:r>
    </w:p>
    <w:p w14:paraId="0A5E5E21" w14:textId="77777777" w:rsidR="0036342A" w:rsidRDefault="0036342A" w:rsidP="0036342A">
      <w:pPr>
        <w:keepNext/>
        <w:jc w:val="both"/>
      </w:pPr>
      <w:r>
        <w:t>Ce jeu de données comporte deux zones géographiques distinctes. Le domaine Ouest couvre des régions comme le Groenland, la mer du Labrador, le détroit de Davis, la baie de Baffin, le détroit du Danemark, l'Islande, Jan Mayen, la mer du Groenland et des parties de Svalbard. Tandis que le domaine Est englobe Svalbard, Franz Josef Land, Novaya Zemlya, la mer de Barents, ainsi que les parties septentrionales de la mer de Norvège et de la</w:t>
      </w:r>
      <w:r w:rsidR="00A631D5">
        <w:t xml:space="preserve"> Scandinavie (voir la figure 1.9</w:t>
      </w:r>
      <w:r>
        <w:t xml:space="preserve">). </w:t>
      </w:r>
      <w:r w:rsidRPr="0036342A">
        <w:t>Uniquement le domaine de droite sera exploité dans le cadre de cette étude, étant donné que les travaux s</w:t>
      </w:r>
      <w:r>
        <w:t xml:space="preserve">e focaliseront sur les Svalbard :  </w:t>
      </w:r>
      <w:r w:rsidRPr="0036342A">
        <w:t xml:space="preserve">La position des Svalbard est très proche d'un coin du domaine de gauche, ce qui entraîne une </w:t>
      </w:r>
      <w:r>
        <w:t>imprécision sur la</w:t>
      </w:r>
      <w:r w:rsidRPr="0036342A">
        <w:t xml:space="preserve"> fiabilité des résultats obtenus dans cette région.</w:t>
      </w:r>
      <w:r>
        <w:tab/>
      </w:r>
      <w:r>
        <w:lastRenderedPageBreak/>
        <w:tab/>
      </w:r>
      <w:r>
        <w:rPr>
          <w:noProof/>
          <w:lang w:val="en-US"/>
        </w:rPr>
        <w:drawing>
          <wp:inline distT="0" distB="0" distL="0" distR="0" wp14:anchorId="5BC75183" wp14:editId="088EE56F">
            <wp:extent cx="5760505" cy="3820886"/>
            <wp:effectExtent l="0" t="0" r="0" b="8255"/>
            <wp:docPr id="8" name="Image 8" descr="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s"/>
                    <pic:cNvPicPr>
                      <a:picLocks noChangeAspect="1" noChangeArrowheads="1"/>
                    </pic:cNvPicPr>
                  </pic:nvPicPr>
                  <pic:blipFill rotWithShape="1">
                    <a:blip r:embed="rId19">
                      <a:extLst>
                        <a:ext uri="{28A0092B-C50C-407E-A947-70E740481C1C}">
                          <a14:useLocalDpi xmlns:a14="http://schemas.microsoft.com/office/drawing/2010/main" val="0"/>
                        </a:ext>
                      </a:extLst>
                    </a:blip>
                    <a:srcRect b="16114"/>
                    <a:stretch/>
                  </pic:blipFill>
                  <pic:spPr bwMode="auto">
                    <a:xfrm>
                      <a:off x="0" y="0"/>
                      <a:ext cx="5760505" cy="3820886"/>
                    </a:xfrm>
                    <a:prstGeom prst="rect">
                      <a:avLst/>
                    </a:prstGeom>
                    <a:noFill/>
                    <a:ln>
                      <a:noFill/>
                    </a:ln>
                    <a:extLst>
                      <a:ext uri="{53640926-AAD7-44D8-BBD7-CCE9431645EC}">
                        <a14:shadowObscured xmlns:a14="http://schemas.microsoft.com/office/drawing/2010/main"/>
                      </a:ext>
                    </a:extLst>
                  </pic:spPr>
                </pic:pic>
              </a:graphicData>
            </a:graphic>
          </wp:inline>
        </w:drawing>
      </w:r>
    </w:p>
    <w:p w14:paraId="614DC744" w14:textId="77777777" w:rsidR="0036342A" w:rsidRDefault="00AE5F91" w:rsidP="0036342A">
      <w:pPr>
        <w:pStyle w:val="Lgende"/>
        <w:jc w:val="center"/>
      </w:pPr>
      <w:r>
        <w:t>Figure 1.9</w:t>
      </w:r>
      <w:r w:rsidR="0036342A">
        <w:t xml:space="preserve"> - </w:t>
      </w:r>
      <w:r w:rsidR="0036342A" w:rsidRPr="0036342A">
        <w:t xml:space="preserve">Les deux domaines pour lesquels les données CARRA sont disponibles, un domaine </w:t>
      </w:r>
      <w:r w:rsidR="0036342A">
        <w:t>Est</w:t>
      </w:r>
      <w:r w:rsidR="0036342A" w:rsidRPr="0036342A">
        <w:t xml:space="preserve"> et un domaine </w:t>
      </w:r>
      <w:r w:rsidR="0036342A">
        <w:t>Ouest</w:t>
      </w:r>
      <w:r w:rsidR="0036342A" w:rsidRPr="0036342A">
        <w:t>.</w:t>
      </w:r>
      <w:r w:rsidR="00901BC6">
        <w:t xml:space="preserve"> Carte disponible sur le site Copernicus.eu</w:t>
      </w:r>
    </w:p>
    <w:p w14:paraId="7FE26D24" w14:textId="77777777" w:rsidR="0036342A" w:rsidRDefault="0036342A" w:rsidP="0036342A">
      <w:pPr>
        <w:jc w:val="both"/>
      </w:pPr>
      <w:r>
        <w:t>Ce jeu de données a été généré au moyen du modèle de prévision numérique du temps régional non hydrostatique de pointe, HARMONIE-AROME. Ce qui distingue les informations fournies par les données CARRA est leur résolution horizontale plus élevée, l'intégration de davantage d'observations locales (provenant des pays nordiques et du Groenland), une description plus précise des caractéristiques de surface (données satellites haute résolution et données physiographiques), une dynamique non hydrostatique à haute résolution et une paramétrisation physique améliorée des nuages et des précipitations en particulier.</w:t>
      </w:r>
    </w:p>
    <w:p w14:paraId="2C81FE6F" w14:textId="77777777" w:rsidR="00FB6E36" w:rsidRDefault="0036342A" w:rsidP="0036342A">
      <w:pPr>
        <w:jc w:val="both"/>
      </w:pPr>
      <w:r>
        <w:t>Les sources d'entrée pour la réanalyse CARRA incluent les observations, la réanalyse globale ERA5 utilisée comme conditions aux limites, ainsi que les ensembles de données physiographiques décrivant les caractéristiques de surface du modèle. Les valeurs d'observation et les informations sont utilisées conjointement pour restreindre la réanalyse dans les régions où les observations sont disponibles, tout en fournissant des données au système d'assimilation dans les zones moins couvertes par les observations.</w:t>
      </w:r>
    </w:p>
    <w:p w14:paraId="120AA1A6" w14:textId="77777777" w:rsidR="0036342A" w:rsidRDefault="0036342A" w:rsidP="0036342A"/>
    <w:p w14:paraId="3CE80F0F" w14:textId="77777777" w:rsidR="00FB6E36" w:rsidRDefault="00FB6E36" w:rsidP="00FB6E36">
      <w:pPr>
        <w:pStyle w:val="Titre3"/>
        <w:numPr>
          <w:ilvl w:val="3"/>
          <w:numId w:val="3"/>
        </w:numPr>
      </w:pPr>
      <w:bookmarkStart w:id="139" w:name="_Toc147139641"/>
      <w:r>
        <w:t>Données de réanalyse Arome</w:t>
      </w:r>
      <w:r w:rsidR="00A95FDE">
        <w:t>-</w:t>
      </w:r>
      <w:r>
        <w:t>Arctic</w:t>
      </w:r>
      <w:bookmarkEnd w:id="139"/>
    </w:p>
    <w:p w14:paraId="2D967D4E" w14:textId="77777777" w:rsidR="00FB6E36" w:rsidRDefault="00FB6E36" w:rsidP="00FB6E36"/>
    <w:p w14:paraId="0151DE6D" w14:textId="77777777" w:rsidR="001E1A23" w:rsidRDefault="001E1A23" w:rsidP="001E1A23">
      <w:pPr>
        <w:jc w:val="both"/>
      </w:pPr>
      <w:r>
        <w:t xml:space="preserve">AROME-Arctic </w:t>
      </w:r>
      <w:r w:rsidR="00A631D5">
        <w:fldChar w:fldCharType="begin"/>
      </w:r>
      <w:r w:rsidR="00A631D5">
        <w:instrText xml:space="preserve"> ADDIN ZOTERO_ITEM CSL_CITATION {"citationID":"FICZ2pwX","properties":{"formattedCitation":"(Seity et al., 2011)","plainCitation":"(Seity et al., 2011)","noteIndex":0},"citationItems":[{"id":76,"uris":["http://zotero.org/users/local/n6fh7qN8/items/DH8B4I8N"],"itemData":{"id":76,"type":"article-journal","container-title":"Monthly Weather Review","issue":"3","page":"976–991","source":"Google Scholar","title":"The AROME-France convective-scale operational model","volume":"139","author":[{"family":"Seity","given":"Yann"},{"family":"Brousseau","given":"Pierre"},{"family":"Malardel","given":"Sophie"},{"family":"Hello","given":"G."},{"family":"Bénard","given":"P."},{"family":"Bouttier","given":"F."},{"family":"Lac","given":"Ch"},{"family":"Masson","given":"V."}],"issued":{"date-parts":[["2011"]]}}}],"schema":"https://github.com/citation-style-language/schema/raw/master/csl-citation.json"} </w:instrText>
      </w:r>
      <w:r w:rsidR="00A631D5">
        <w:fldChar w:fldCharType="separate"/>
      </w:r>
      <w:r w:rsidR="00A631D5" w:rsidRPr="00A631D5">
        <w:rPr>
          <w:rFonts w:ascii="Calibri" w:hAnsi="Calibri" w:cs="Calibri"/>
        </w:rPr>
        <w:t>(Seity et al., 2011)</w:t>
      </w:r>
      <w:r w:rsidR="00A631D5">
        <w:fldChar w:fldCharType="end"/>
      </w:r>
      <w:r w:rsidR="0021125A">
        <w:t xml:space="preserve"> </w:t>
      </w:r>
      <w:r>
        <w:t xml:space="preserve">est un système de prévision régionale à courte échéance à haute résolution conçu pour l'Arctique européen. Il utilise une grille de résolution de 2,5 km et comprend 65 niveaux verticaux </w:t>
      </w:r>
      <w:r w:rsidR="003D26B9">
        <w:fldChar w:fldCharType="begin"/>
      </w:r>
      <w:r w:rsidR="003D26B9">
        <w:instrText xml:space="preserve"> ADDIN ZOTERO_ITEM CSL_CITATION {"citationID":"ACjSSuRD","properties":{"formattedCitation":"(K\\uc0\\u248{}ltzow et al., 2019; M\\uc0\\u252{}ller et al., 2017)","plainCitation":"(Køltzow et al., 2019; Müller et al., 2017)","noteIndex":0},"citationItems":[{"id":82,"uris":["http://zotero.org/users/local/n6fh7qN8/items/ZIWE6IP8"],"itemData":{"id":82,"type":"article-journal","container-title":"Weather and Forecasting","issue":"4","note":"publisher: American Meteorological Society","page":"959–983","source":"Google Scholar","title":"An NWP model intercomparison of surface weather parameters in the European Arctic during the year of polar prediction special observing period Northern Hemisphere 1","volume":"34","author":[{"family":"Køltzow","given":"Morten"},{"family":"Casati","given":"Barbara"},{"family":"Bazile","given":"Eric"},{"family":"Haiden","given":"Thomas"},{"family":"Valkonen","given":"Teresa"}],"issued":{"date-parts":[["2019"]]}}},{"id":78,"uris":["http://zotero.org/users/local/n6fh7qN8/items/VN9TFL2K"],"itemData":{"id":78,"type":"article-journal","container-title":"Monthly Weather Review","issue":"12","note":"publisher: American Meteorological Society","page":"4771–4787","source":"Google Scholar","title":"Characteristics of a convective-scale weather forecasting system for the European Arctic","volume":"145","author":[{"family":"Müller","given":"Malte"},{"family":"Batrak","given":"Yurii"},{"family":"Kristiansen","given":"Jørn"},{"family":"Køltzow","given":"Morten AØ"},{"family":"Noer","given":"Gunnar"},{"family":"Korosov","given":"Anton"}],"issued":{"date-parts":[["2017"]]}}}],"schema":"https://github.com/citation-style-language/schema/raw/master/csl-citation.json"} </w:instrText>
      </w:r>
      <w:r w:rsidR="003D26B9">
        <w:fldChar w:fldCharType="separate"/>
      </w:r>
      <w:r w:rsidR="003D26B9" w:rsidRPr="003D26B9">
        <w:rPr>
          <w:rFonts w:ascii="Calibri" w:hAnsi="Calibri" w:cs="Calibri"/>
          <w:szCs w:val="24"/>
        </w:rPr>
        <w:t>(Køltzow et al., 2019; Müller et al., 2017)</w:t>
      </w:r>
      <w:r w:rsidR="003D26B9">
        <w:fldChar w:fldCharType="end"/>
      </w:r>
      <w:r>
        <w:t>. Basé sur la configuration HARMONIE-AROME du système de prévision numérique du temps ALADIN-HIRLAM</w:t>
      </w:r>
      <w:r w:rsidR="003D26B9">
        <w:t xml:space="preserve"> </w:t>
      </w:r>
      <w:r w:rsidR="003D26B9">
        <w:fldChar w:fldCharType="begin"/>
      </w:r>
      <w:r w:rsidR="003D26B9">
        <w:instrText xml:space="preserve"> ADDIN ZOTERO_ITEM CSL_CITATION {"citationID":"fDk3oNZl","properties":{"formattedCitation":"(Bengtsson et al., 2017)","plainCitation":"(Bengtsson et al., 2017)","noteIndex":0},"citationItems":[{"id":84,"uris":["http://zotero.org/users/local/n6fh7qN8/items/DLMD2YK5"],"itemData":{"id":84,"type":"article-journal","container-title":"Monthly Weather Review","issue":"5","page":"1919–1935","source":"Google Scholar","title":"The HARMONIE–AROME model configuration in the ALADIN–HIRLAM NWP system","volume":"145","author":[{"family":"Bengtsson","given":"Lisa"},{"family":"Andrae","given":"Ulf"},{"family":"Aspelien","given":"Trygve"},{"family":"Batrak","given":"Yurii"},{"family":"Calvo","given":"Javier"},{"family":"Rooy","given":"Wim","non-dropping-particle":"de"},{"family":"Gleeson","given":"Emily"},{"family":"Hansen-Sass","given":"Bent"},{"family":"Homleid","given":"Mariken"},{"family":"Hortal","given":"Mariano"}],"issued":{"date-parts":[["2017"]]}}}],"schema":"https://github.com/citation-style-language/schema/raw/master/csl-citation.json"} </w:instrText>
      </w:r>
      <w:r w:rsidR="003D26B9">
        <w:fldChar w:fldCharType="separate"/>
      </w:r>
      <w:r w:rsidR="003D26B9" w:rsidRPr="003D26B9">
        <w:rPr>
          <w:rFonts w:ascii="Calibri" w:hAnsi="Calibri" w:cs="Calibri"/>
        </w:rPr>
        <w:t>(Bengtsson et al., 2017)</w:t>
      </w:r>
      <w:r w:rsidR="003D26B9">
        <w:fldChar w:fldCharType="end"/>
      </w:r>
      <w:r>
        <w:t xml:space="preserve">, </w:t>
      </w:r>
      <w:r>
        <w:lastRenderedPageBreak/>
        <w:t>AROME-Arctic partage le même noyau</w:t>
      </w:r>
      <w:r w:rsidR="00DD2281">
        <w:t xml:space="preserve"> dynamique non hydrostatique qu’</w:t>
      </w:r>
      <w:r>
        <w:t>AROME-France, tel que décrit par</w:t>
      </w:r>
      <w:r w:rsidR="003D26B9">
        <w:t xml:space="preserve"> </w:t>
      </w:r>
      <w:r w:rsidR="003D26B9">
        <w:fldChar w:fldCharType="begin"/>
      </w:r>
      <w:r w:rsidR="003D26B9">
        <w:instrText xml:space="preserve"> ADDIN ZOTERO_ITEM CSL_CITATION {"citationID":"OLUGtUlX","properties":{"formattedCitation":"(Seity et al., 2011)","plainCitation":"(Seity et al., 2011)","noteIndex":0},"citationItems":[{"id":76,"uris":["http://zotero.org/users/local/n6fh7qN8/items/DH8B4I8N"],"itemData":{"id":76,"type":"article-journal","container-title":"Monthly Weather Review","issue":"3","page":"976–991","source":"Google Scholar","title":"The AROME-France convective-scale operational model","volume":"139","author":[{"family":"Seity","given":"Yann"},{"family":"Brousseau","given":"Pierre"},{"family":"Malardel","given":"Sophie"},{"family":"Hello","given":"G."},{"family":"Bénard","given":"P."},{"family":"Bouttier","given":"F."},{"family":"Lac","given":"Ch"},{"family":"Masson","given":"V."}],"issued":{"date-parts":[["2011"]]}}}],"schema":"https://github.com/citation-style-language/schema/raw/master/csl-citation.json"} </w:instrText>
      </w:r>
      <w:r w:rsidR="003D26B9">
        <w:fldChar w:fldCharType="separate"/>
      </w:r>
      <w:r w:rsidR="003D26B9" w:rsidRPr="003D26B9">
        <w:rPr>
          <w:rFonts w:ascii="Calibri" w:hAnsi="Calibri" w:cs="Calibri"/>
        </w:rPr>
        <w:t>(Seity et al., 2011)</w:t>
      </w:r>
      <w:r w:rsidR="003D26B9">
        <w:fldChar w:fldCharType="end"/>
      </w:r>
      <w:r>
        <w:t>.</w:t>
      </w:r>
    </w:p>
    <w:p w14:paraId="3CCE9AD8" w14:textId="77777777" w:rsidR="001E1A23" w:rsidRDefault="001E1A23" w:rsidP="001E1A23">
      <w:pPr>
        <w:jc w:val="both"/>
      </w:pPr>
      <w:r>
        <w:t>De manière similaire à la configuration nordique MetCoOp, AROME-Arctic a été opérationnel depuis juin 2017</w:t>
      </w:r>
      <w:r w:rsidR="00DD2281">
        <w:t xml:space="preserve">. </w:t>
      </w:r>
      <w:r>
        <w:t>Le système génère des prévi</w:t>
      </w:r>
      <w:r w:rsidR="00DD2281">
        <w:t>sions déterministes toutes les 3</w:t>
      </w:r>
      <w:r>
        <w:t xml:space="preserve"> heures, avec une portée temporelle de 66 heures.</w:t>
      </w:r>
    </w:p>
    <w:p w14:paraId="5D17207E" w14:textId="77777777" w:rsidR="001E1A23" w:rsidRDefault="001E1A23" w:rsidP="00901BC6">
      <w:pPr>
        <w:jc w:val="both"/>
      </w:pPr>
      <w:r>
        <w:t>La phase d'assimilation des données dans AROME-Arctic repose sur une technique variationnelle tridimensionnelle. Elle assimile des données conventionnelles, des vents de surface océanique issus du scat</w:t>
      </w:r>
      <w:r w:rsidR="003D26B9">
        <w:t xml:space="preserve">teromètre </w:t>
      </w:r>
      <w:r w:rsidR="003D26B9">
        <w:fldChar w:fldCharType="begin"/>
      </w:r>
      <w:r w:rsidR="003D26B9">
        <w:instrText xml:space="preserve"> ADDIN ZOTERO_ITEM CSL_CITATION {"citationID":"u2Z1505w","properties":{"formattedCitation":"(Valkonen et al., 2017)","plainCitation":"(Valkonen et al., 2017)","noteIndex":0},"citationItems":[{"id":88,"uris":["http://zotero.org/users/local/n6fh7qN8/items/VQ3L76J7"],"itemData":{"id":88,"type":"article-journal","container-title":"IEEE Journal of Selected Topics in Applied Earth Observations and Remote Sensing","issue":"5","note":"publisher: IEEE","page":"2394–2405","source":"Google Scholar","title":"Assimilating advanced scatterometer winds in a high-resolution limited area model over northern Europe","volume":"10","author":[{"family":"Valkonen","given":"Teresa"},{"family":"Schyberg","given":"Harald"},{"family":"Figa-Saldaña","given":"Julia"}],"issued":{"date-parts":[["2017"]]}}}],"schema":"https://github.com/citation-style-language/schema/raw/master/csl-citation.json"} </w:instrText>
      </w:r>
      <w:r w:rsidR="003D26B9">
        <w:fldChar w:fldCharType="separate"/>
      </w:r>
      <w:r w:rsidR="003D26B9" w:rsidRPr="003D26B9">
        <w:rPr>
          <w:rFonts w:ascii="Calibri" w:hAnsi="Calibri" w:cs="Calibri"/>
        </w:rPr>
        <w:t>(Valkonen et al., 2017)</w:t>
      </w:r>
      <w:r w:rsidR="003D26B9">
        <w:fldChar w:fldCharType="end"/>
      </w:r>
      <w:r>
        <w:t xml:space="preserve">, des radiations satellitaires </w:t>
      </w:r>
      <w:r w:rsidR="003D26B9">
        <w:fldChar w:fldCharType="begin"/>
      </w:r>
      <w:r w:rsidR="003D26B9">
        <w:instrText xml:space="preserve"> ADDIN ZOTERO_ITEM CSL_CITATION {"citationID":"mRqH4waa","properties":{"formattedCitation":"(Randriamampianina et al., 2019)","plainCitation":"(Randriamampianina et al., 2019)","noteIndex":0},"citationItems":[{"id":90,"uris":["http://zotero.org/users/local/n6fh7qN8/items/RJMKQ585"],"itemData":{"id":90,"type":"article-journal","container-title":"Remote Sensing","issue":"8","note":"publisher: MDPI","page":"981","source":"Google Scholar","title":"Observing system experiments with an Arctic mesoscale numerical weather prediction model","volume":"11","author":[{"family":"Randriamampianina","given":"Roger"},{"family":"Schyberg","given":"Harald"},{"family":"Mile","given":"Máté"}],"issued":{"date-parts":[["2019"]]}}}],"schema":"https://github.com/citation-style-language/schema/raw/master/csl-citation.json"} </w:instrText>
      </w:r>
      <w:r w:rsidR="003D26B9">
        <w:fldChar w:fldCharType="separate"/>
      </w:r>
      <w:r w:rsidR="003D26B9" w:rsidRPr="003D26B9">
        <w:rPr>
          <w:rFonts w:ascii="Calibri" w:hAnsi="Calibri" w:cs="Calibri"/>
        </w:rPr>
        <w:t>(Randriamampianina et al., 2019)</w:t>
      </w:r>
      <w:r w:rsidR="003D26B9">
        <w:fldChar w:fldCharType="end"/>
      </w:r>
      <w:r>
        <w:t xml:space="preserve"> et des vecteurs de mouvement atmosphérique</w:t>
      </w:r>
      <w:r w:rsidR="003D26B9">
        <w:t xml:space="preserve"> </w:t>
      </w:r>
      <w:r w:rsidR="003D26B9">
        <w:fldChar w:fldCharType="begin"/>
      </w:r>
      <w:r w:rsidR="003D26B9">
        <w:instrText xml:space="preserve"> ADDIN ZOTERO_ITEM CSL_CITATION {"citationID":"KsERl2lh","properties":{"formattedCitation":"(Randriamampianina et al., 2017)","plainCitation":"(Randriamampianina et al., 2017)","noteIndex":0},"citationItems":[{"id":93,"uris":["http://zotero.org/users/local/n6fh7qN8/items/LCMD8JSQ"],"itemData":{"id":93,"type":"article-journal","container-title":"METNO Report","page":"2017","source":"Google Scholar","title":"Impact of atmospheric motion vectors (AMV) on rapid update cycling (RUC) and rapid-refresh (RR) systems","volume":"4","author":[{"family":"Randriamampianina","given":"Roger"},{"family":"Aspenes","given":"Trygve"},{"family":"Mile","given":"Máté"},{"family":"Schyberg","given":"Harald"}],"issued":{"date-parts":[["2017"]]}}}],"schema":"https://github.com/citation-style-language/schema/raw/master/csl-citation.json"} </w:instrText>
      </w:r>
      <w:r w:rsidR="003D26B9">
        <w:fldChar w:fldCharType="separate"/>
      </w:r>
      <w:r w:rsidR="003D26B9" w:rsidRPr="003D26B9">
        <w:rPr>
          <w:rFonts w:ascii="Calibri" w:hAnsi="Calibri" w:cs="Calibri"/>
        </w:rPr>
        <w:t>(Randriamampianina et al., 2017)</w:t>
      </w:r>
      <w:r w:rsidR="003D26B9">
        <w:fldChar w:fldCharType="end"/>
      </w:r>
      <w:r>
        <w:t xml:space="preserve">. De plus, le système opérationnel intègre un mécanisme de "mélange à grande échelle", fusionnant les échelles spatiales larges avec les prévisions du modèle haute résolution (HRES) d'ECMWF pour obtenir le champ de fond. L'assimilation des variables de surface (température à 2 m, humidité à 2 m et profondeur de neige) dans AROME-Arctic repose </w:t>
      </w:r>
      <w:r w:rsidR="007144C4">
        <w:t xml:space="preserve">sur une interpolation optimale </w:t>
      </w:r>
      <w:r w:rsidR="007144C4">
        <w:fldChar w:fldCharType="begin"/>
      </w:r>
      <w:r w:rsidR="007144C4">
        <w:instrText xml:space="preserve"> ADDIN ZOTERO_ITEM CSL_CITATION {"citationID":"FNknenbs","properties":{"formattedCitation":"(Giard &amp; Bazile, 2000)","plainCitation":"(Giard &amp; Bazile, 2000)","noteIndex":0},"citationItems":[{"id":95,"uris":["http://zotero.org/users/local/n6fh7qN8/items/S66RPU74"],"itemData":{"id":95,"type":"article-journal","container-title":"Monthly weather review","issue":"4","note":"publisher: American Meteorological Society","page":"997–1015","source":"Google Scholar","title":"Implementation of a new assimilation scheme for soil and surface variables in a global NWP model","volume":"128","author":[{"family":"Giard","given":"D."},{"family":"Bazile","given":"E."}],"issued":{"date-parts":[["2000"]]}}}],"schema":"https://github.com/citation-style-language/schema/raw/master/csl-citation.json"} </w:instrText>
      </w:r>
      <w:r w:rsidR="007144C4">
        <w:fldChar w:fldCharType="separate"/>
      </w:r>
      <w:r w:rsidR="007144C4" w:rsidRPr="007144C4">
        <w:rPr>
          <w:rFonts w:ascii="Calibri" w:hAnsi="Calibri" w:cs="Calibri"/>
        </w:rPr>
        <w:t>(Giard &amp; Bazile, 2000)</w:t>
      </w:r>
      <w:r w:rsidR="007144C4">
        <w:fldChar w:fldCharType="end"/>
      </w:r>
      <w:r>
        <w:t>.</w:t>
      </w:r>
    </w:p>
    <w:p w14:paraId="5B4666C7" w14:textId="77777777" w:rsidR="001E1A23" w:rsidRDefault="001E1A23" w:rsidP="00901BC6">
      <w:pPr>
        <w:jc w:val="both"/>
      </w:pPr>
      <w:r>
        <w:t xml:space="preserve">Les conditions aux limites latérales sont fournies par les prévisions HRES d'ECMWF, avec un intervalle d'une heure. La concentration de la glace de mer et la température de surface de la mer sont également obtenues à partir d'ECMWF. Une modélisation en 1D est utilisée pour décrire la température </w:t>
      </w:r>
      <w:r w:rsidR="007144C4">
        <w:t xml:space="preserve">de surface sur la glace de mer </w:t>
      </w:r>
      <w:r w:rsidR="007144C4">
        <w:fldChar w:fldCharType="begin"/>
      </w:r>
      <w:r w:rsidR="007144C4">
        <w:instrText xml:space="preserve"> ADDIN ZOTERO_ITEM CSL_CITATION {"citationID":"oBTy4zMG","properties":{"formattedCitation":"(Batrak et al., 2018)","plainCitation":"(Batrak et al., 2018)","noteIndex":0},"citationItems":[{"id":97,"uris":["http://zotero.org/users/local/n6fh7qN8/items/GCNX97SU"],"itemData":{"id":97,"type":"article-journal","container-title":"Geoscientific Model Development","issue":"8","note":"publisher: Copernicus Publications Göttingen, Germany","page":"3347–3368","source":"Google Scholar","title":"Implementation of a simple thermodynamic sea ice scheme, SICE version 1.0-38h1, within the ALADIN–HIRLAM numerical weather prediction system version 38h1","volume":"11","author":[{"family":"Batrak","given":"Yurii"},{"family":"Kourzeneva","given":"Ekaterina"},{"family":"Homleid","given":"Mariken"}],"issued":{"date-parts":[["2018"]]}}}],"schema":"https://github.com/citation-style-language/schema/raw/master/csl-citation.json"} </w:instrText>
      </w:r>
      <w:r w:rsidR="007144C4">
        <w:fldChar w:fldCharType="separate"/>
      </w:r>
      <w:r w:rsidR="007144C4" w:rsidRPr="007144C4">
        <w:rPr>
          <w:rFonts w:ascii="Calibri" w:hAnsi="Calibri" w:cs="Calibri"/>
        </w:rPr>
        <w:t>(Batrak et al., 2018)</w:t>
      </w:r>
      <w:r w:rsidR="007144C4">
        <w:fldChar w:fldCharType="end"/>
      </w:r>
      <w:r>
        <w:t>.</w:t>
      </w:r>
    </w:p>
    <w:p w14:paraId="36E1B470" w14:textId="77777777" w:rsidR="00FB6E36" w:rsidRDefault="001E1A23" w:rsidP="00901BC6">
      <w:pPr>
        <w:jc w:val="both"/>
      </w:pPr>
      <w:r>
        <w:t>L'équipe de prévisions et de recherche sur l'Arctique chez MET Norway se concentre sur l'utilisation et l'amélioration du système AROME-Arctic. Au-delà des activités principales à MET Norway, AROME-Arctic est impliqué dans divers projets de recherche, notamment APPLICATE, CARRA, Nansen LEGACY et Alertness.</w:t>
      </w:r>
    </w:p>
    <w:p w14:paraId="0BD405DB" w14:textId="77777777" w:rsidR="00901BC6" w:rsidRDefault="00901BC6" w:rsidP="001E1A23"/>
    <w:p w14:paraId="5FF15BE1" w14:textId="77777777" w:rsidR="00403E93" w:rsidRDefault="00901BC6" w:rsidP="00901BC6">
      <w:pPr>
        <w:jc w:val="both"/>
      </w:pPr>
      <w:r w:rsidRPr="00901BC6">
        <w:t>Cette section a examiné les bases de données de réanalyse mondiales disponibles pour les études de propagation, en mettant l'accent sur la base de données ERA5 et ses deux ensembles de données largement utilisés dans cette thèse</w:t>
      </w:r>
      <w:r>
        <w:t>, et les bases de réan</w:t>
      </w:r>
      <w:r w:rsidR="005C0825">
        <w:t>alyse Arome-Arctic et CARRA dont</w:t>
      </w:r>
      <w:r>
        <w:t xml:space="preserve"> un résumé des caractéristiques sont présenté dans le tableau 1.1</w:t>
      </w:r>
      <w:r w:rsidRPr="00901BC6">
        <w:t xml:space="preserve">. </w:t>
      </w:r>
      <w:r w:rsidR="00403E93">
        <w:tab/>
      </w:r>
      <w:r w:rsidR="005C0825">
        <w:t>Toutes ces données seront un outil indispensable pour confirmer la validité des futures simulations météorologiques du modèle développé dans ces travaux.</w:t>
      </w:r>
    </w:p>
    <w:p w14:paraId="495E9EDB" w14:textId="77777777" w:rsidR="00A173F8" w:rsidRDefault="00A173F8" w:rsidP="00901BC6">
      <w:pPr>
        <w:jc w:val="both"/>
      </w:pPr>
    </w:p>
    <w:tbl>
      <w:tblPr>
        <w:tblStyle w:val="Tableausimple3"/>
        <w:tblW w:w="0" w:type="auto"/>
        <w:tblLook w:val="04A0" w:firstRow="1" w:lastRow="0" w:firstColumn="1" w:lastColumn="0" w:noHBand="0" w:noVBand="1"/>
      </w:tblPr>
      <w:tblGrid>
        <w:gridCol w:w="922"/>
        <w:gridCol w:w="2053"/>
        <w:gridCol w:w="1987"/>
        <w:gridCol w:w="2418"/>
        <w:gridCol w:w="1682"/>
      </w:tblGrid>
      <w:tr w:rsidR="00DD2281" w14:paraId="51D87C77" w14:textId="77777777" w:rsidTr="00DD22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2" w:type="dxa"/>
            <w:vAlign w:val="center"/>
          </w:tcPr>
          <w:p w14:paraId="4E010269" w14:textId="77777777" w:rsidR="00403E93" w:rsidRDefault="00403E93" w:rsidP="00403E93">
            <w:pPr>
              <w:jc w:val="center"/>
            </w:pPr>
            <w:r>
              <w:t>Model</w:t>
            </w:r>
          </w:p>
        </w:tc>
        <w:tc>
          <w:tcPr>
            <w:tcW w:w="2053" w:type="dxa"/>
            <w:vAlign w:val="center"/>
          </w:tcPr>
          <w:p w14:paraId="17C66198" w14:textId="77777777"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Résolution Spatial</w:t>
            </w:r>
          </w:p>
        </w:tc>
        <w:tc>
          <w:tcPr>
            <w:tcW w:w="1987" w:type="dxa"/>
            <w:vAlign w:val="center"/>
          </w:tcPr>
          <w:p w14:paraId="309AC9D4" w14:textId="77777777"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Résolution temporelle</w:t>
            </w:r>
          </w:p>
        </w:tc>
        <w:tc>
          <w:tcPr>
            <w:tcW w:w="2418" w:type="dxa"/>
            <w:vAlign w:val="center"/>
          </w:tcPr>
          <w:p w14:paraId="3D3D9A0A" w14:textId="77777777" w:rsidR="00DD2281" w:rsidRDefault="00403E93" w:rsidP="00403E93">
            <w:pPr>
              <w:jc w:val="center"/>
              <w:cnfStyle w:val="100000000000" w:firstRow="1" w:lastRow="0" w:firstColumn="0" w:lastColumn="0" w:oddVBand="0" w:evenVBand="0" w:oddHBand="0" w:evenHBand="0" w:firstRowFirstColumn="0" w:firstRowLastColumn="0" w:lastRowFirstColumn="0" w:lastRowLastColumn="0"/>
            </w:pPr>
            <w:r>
              <w:t xml:space="preserve">Résolution </w:t>
            </w:r>
          </w:p>
          <w:p w14:paraId="7F4B4B2B" w14:textId="77777777"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vertical</w:t>
            </w:r>
          </w:p>
        </w:tc>
        <w:tc>
          <w:tcPr>
            <w:tcW w:w="1682" w:type="dxa"/>
            <w:vAlign w:val="center"/>
          </w:tcPr>
          <w:p w14:paraId="068FB326" w14:textId="77777777"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Période couverte</w:t>
            </w:r>
          </w:p>
        </w:tc>
      </w:tr>
      <w:tr w:rsidR="00403E93" w14:paraId="00268CD9" w14:textId="77777777" w:rsidTr="00DD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14:paraId="792BBBE4" w14:textId="77777777" w:rsidR="00403E93" w:rsidRDefault="00403E93" w:rsidP="00403E93">
            <w:pPr>
              <w:jc w:val="center"/>
            </w:pPr>
            <w:r>
              <w:t>ERA5</w:t>
            </w:r>
          </w:p>
        </w:tc>
        <w:tc>
          <w:tcPr>
            <w:tcW w:w="2053" w:type="dxa"/>
            <w:vAlign w:val="center"/>
          </w:tcPr>
          <w:p w14:paraId="1DD411CA" w14:textId="77777777"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0.25° x 0.25°</w:t>
            </w:r>
          </w:p>
        </w:tc>
        <w:tc>
          <w:tcPr>
            <w:tcW w:w="1987" w:type="dxa"/>
            <w:vAlign w:val="center"/>
          </w:tcPr>
          <w:p w14:paraId="6BBB44E0" w14:textId="77777777"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1h</w:t>
            </w:r>
          </w:p>
        </w:tc>
        <w:tc>
          <w:tcPr>
            <w:tcW w:w="2418" w:type="dxa"/>
            <w:vAlign w:val="center"/>
          </w:tcPr>
          <w:p w14:paraId="0A4E450E" w14:textId="77777777" w:rsidR="00403E93" w:rsidRDefault="00403E93" w:rsidP="00DD2281">
            <w:pPr>
              <w:jc w:val="center"/>
              <w:cnfStyle w:val="000000100000" w:firstRow="0" w:lastRow="0" w:firstColumn="0" w:lastColumn="0" w:oddVBand="0" w:evenVBand="0" w:oddHBand="1" w:evenHBand="0" w:firstRowFirstColumn="0" w:firstRowLastColumn="0" w:lastRowFirstColumn="0" w:lastRowLastColumn="0"/>
            </w:pPr>
            <w:r>
              <w:t xml:space="preserve">37 </w:t>
            </w:r>
            <w:r w:rsidR="00DD2281">
              <w:t>niveaux de pressions</w:t>
            </w:r>
          </w:p>
        </w:tc>
        <w:tc>
          <w:tcPr>
            <w:tcW w:w="1682" w:type="dxa"/>
            <w:vAlign w:val="center"/>
          </w:tcPr>
          <w:p w14:paraId="77BBF157" w14:textId="77777777"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1979-Présent</w:t>
            </w:r>
          </w:p>
        </w:tc>
      </w:tr>
      <w:tr w:rsidR="00403E93" w14:paraId="6FEBCAA9" w14:textId="77777777" w:rsidTr="00DD2281">
        <w:tc>
          <w:tcPr>
            <w:cnfStyle w:val="001000000000" w:firstRow="0" w:lastRow="0" w:firstColumn="1" w:lastColumn="0" w:oddVBand="0" w:evenVBand="0" w:oddHBand="0" w:evenHBand="0" w:firstRowFirstColumn="0" w:firstRowLastColumn="0" w:lastRowFirstColumn="0" w:lastRowLastColumn="0"/>
            <w:tcW w:w="922" w:type="dxa"/>
            <w:vAlign w:val="center"/>
          </w:tcPr>
          <w:p w14:paraId="61F60638" w14:textId="77777777" w:rsidR="00403E93" w:rsidRDefault="00403E93" w:rsidP="00403E93">
            <w:pPr>
              <w:jc w:val="center"/>
            </w:pPr>
            <w:r>
              <w:t>AROME</w:t>
            </w:r>
          </w:p>
        </w:tc>
        <w:tc>
          <w:tcPr>
            <w:tcW w:w="2053" w:type="dxa"/>
            <w:vAlign w:val="center"/>
          </w:tcPr>
          <w:p w14:paraId="365984B0" w14:textId="77777777"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2.5km x 2.5km</w:t>
            </w:r>
          </w:p>
        </w:tc>
        <w:tc>
          <w:tcPr>
            <w:tcW w:w="1987" w:type="dxa"/>
            <w:vAlign w:val="center"/>
          </w:tcPr>
          <w:p w14:paraId="23441CD8" w14:textId="77777777"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1h</w:t>
            </w:r>
          </w:p>
        </w:tc>
        <w:tc>
          <w:tcPr>
            <w:tcW w:w="2418" w:type="dxa"/>
            <w:vAlign w:val="center"/>
          </w:tcPr>
          <w:p w14:paraId="07135A32" w14:textId="77777777"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65 niveaux de pressions</w:t>
            </w:r>
          </w:p>
        </w:tc>
        <w:tc>
          <w:tcPr>
            <w:tcW w:w="1682" w:type="dxa"/>
            <w:vAlign w:val="center"/>
          </w:tcPr>
          <w:p w14:paraId="0C77EDD5" w14:textId="77777777"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2017-Présent</w:t>
            </w:r>
          </w:p>
        </w:tc>
      </w:tr>
      <w:tr w:rsidR="00403E93" w14:paraId="5BFA2AC5" w14:textId="77777777" w:rsidTr="00DD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14:paraId="43CA9DC5" w14:textId="77777777" w:rsidR="00403E93" w:rsidRDefault="00403E93" w:rsidP="00403E93">
            <w:pPr>
              <w:jc w:val="center"/>
            </w:pPr>
            <w:r>
              <w:t>CARRA</w:t>
            </w:r>
          </w:p>
        </w:tc>
        <w:tc>
          <w:tcPr>
            <w:tcW w:w="2053" w:type="dxa"/>
            <w:vAlign w:val="center"/>
          </w:tcPr>
          <w:p w14:paraId="4F136974" w14:textId="77777777"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2.5km x 2.5km</w:t>
            </w:r>
          </w:p>
        </w:tc>
        <w:tc>
          <w:tcPr>
            <w:tcW w:w="1987" w:type="dxa"/>
            <w:vAlign w:val="center"/>
          </w:tcPr>
          <w:p w14:paraId="36C16DA5" w14:textId="77777777"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3h</w:t>
            </w:r>
          </w:p>
        </w:tc>
        <w:tc>
          <w:tcPr>
            <w:tcW w:w="2418" w:type="dxa"/>
            <w:vAlign w:val="center"/>
          </w:tcPr>
          <w:p w14:paraId="35981900" w14:textId="77777777"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23 niveaux de pressions</w:t>
            </w:r>
          </w:p>
        </w:tc>
        <w:tc>
          <w:tcPr>
            <w:tcW w:w="1682" w:type="dxa"/>
            <w:vAlign w:val="center"/>
          </w:tcPr>
          <w:p w14:paraId="2703E879" w14:textId="77777777" w:rsidR="00403E93" w:rsidRDefault="00DD2281" w:rsidP="00EE1B88">
            <w:pPr>
              <w:keepNext/>
              <w:jc w:val="center"/>
              <w:cnfStyle w:val="000000100000" w:firstRow="0" w:lastRow="0" w:firstColumn="0" w:lastColumn="0" w:oddVBand="0" w:evenVBand="0" w:oddHBand="1" w:evenHBand="0" w:firstRowFirstColumn="0" w:firstRowLastColumn="0" w:lastRowFirstColumn="0" w:lastRowLastColumn="0"/>
            </w:pPr>
            <w:r>
              <w:t>1991-Présent</w:t>
            </w:r>
          </w:p>
        </w:tc>
      </w:tr>
    </w:tbl>
    <w:p w14:paraId="2747A5FA" w14:textId="77777777" w:rsidR="004C0E5E" w:rsidRDefault="00EE1B88" w:rsidP="005C0825">
      <w:pPr>
        <w:pStyle w:val="Lgende"/>
        <w:jc w:val="center"/>
      </w:pPr>
      <w:r>
        <w:t xml:space="preserve">Table </w:t>
      </w:r>
      <w:fldSimple w:instr=" SEQ Table \* ARABIC ">
        <w:r>
          <w:rPr>
            <w:noProof/>
          </w:rPr>
          <w:t>1</w:t>
        </w:r>
      </w:fldSimple>
      <w:r>
        <w:t>.1 - résumé des résolutions spatial et temporelle de chacune des bases de données de réanalyse</w:t>
      </w:r>
    </w:p>
    <w:p w14:paraId="02B73C91" w14:textId="49E03A5B" w:rsidR="00014C60" w:rsidRDefault="00A05959" w:rsidP="00A05959">
      <w:pPr>
        <w:pStyle w:val="Paragraphedeliste"/>
        <w:numPr>
          <w:ilvl w:val="0"/>
          <w:numId w:val="10"/>
        </w:numPr>
        <w:jc w:val="both"/>
        <w:rPr>
          <w:ins w:id="140" w:author="Queyrel Julien" w:date="2023-09-22T17:34:00Z"/>
        </w:rPr>
      </w:pPr>
      <w:ins w:id="141" w:author="Queyrel Julien" w:date="2023-09-22T17:33:00Z">
        <w:r>
          <w:t>un graphique ex</w:t>
        </w:r>
      </w:ins>
      <w:ins w:id="142" w:author="Queyrel Julien" w:date="2023-09-22T17:34:00Z">
        <w:r>
          <w:t>emple de comparaison des 3 types de données sur un même endroit / période serait intéressant pour se rendre compte de la marge de validité des telles données.</w:t>
        </w:r>
      </w:ins>
    </w:p>
    <w:p w14:paraId="3A2B8502" w14:textId="3C6E1D67" w:rsidR="00A05959" w:rsidRDefault="00A05959">
      <w:pPr>
        <w:pStyle w:val="Paragraphedeliste"/>
        <w:numPr>
          <w:ilvl w:val="0"/>
          <w:numId w:val="10"/>
        </w:numPr>
        <w:jc w:val="both"/>
        <w:pPrChange w:id="143" w:author="Queyrel Julien" w:date="2023-09-22T17:33:00Z">
          <w:pPr>
            <w:jc w:val="both"/>
          </w:pPr>
        </w:pPrChange>
      </w:pPr>
      <w:ins w:id="144" w:author="Queyrel Julien" w:date="2023-09-22T17:34:00Z">
        <w:r>
          <w:t>mettre aussi l’accent sur ce que ça signifie pour nous les</w:t>
        </w:r>
      </w:ins>
      <w:ins w:id="145" w:author="Queyrel Julien" w:date="2023-09-22T17:35:00Z">
        <w:r>
          <w:t xml:space="preserve"> quantités moyennés sur des gros pixels  VS les données météo in situ. aussi le temps d’intégration temporelle : données à l’instant t ? intégrée sur 1h ou plus ?</w:t>
        </w:r>
      </w:ins>
    </w:p>
    <w:p w14:paraId="4A9B4ADC" w14:textId="77777777" w:rsidR="002036EE" w:rsidRDefault="002036EE" w:rsidP="002036EE">
      <w:pPr>
        <w:pStyle w:val="Titre1"/>
        <w:numPr>
          <w:ilvl w:val="1"/>
          <w:numId w:val="3"/>
        </w:numPr>
      </w:pPr>
      <w:bookmarkStart w:id="146" w:name="_Toc147139642"/>
      <w:r>
        <w:t>Conclusion</w:t>
      </w:r>
      <w:bookmarkEnd w:id="146"/>
    </w:p>
    <w:p w14:paraId="4293BF01" w14:textId="77777777" w:rsidR="002036EE" w:rsidRDefault="002036EE" w:rsidP="002036EE"/>
    <w:p w14:paraId="3913551E" w14:textId="77777777" w:rsidR="00176966" w:rsidRDefault="00176966" w:rsidP="00176966">
      <w:pPr>
        <w:jc w:val="both"/>
      </w:pPr>
      <w:r>
        <w:lastRenderedPageBreak/>
        <w:t xml:space="preserve">Ce chapitre a introduit la propagation des ondes radio dans la troposphère dans les régions polaires en trois étapes distinctes. Tout d'abord, après avoir rappelé plusieurs définitions importantes telles que la troposphère, la zone polaire et les différentes classifications des climats hautes latitudes, l'impact de ces climats sur la propagation troposphérique a été présenté. Ensuite, un état de l'art des modèles d'atténuation troposphérique dus aux gaz atmosphériques, aux nuages et </w:t>
      </w:r>
      <w:r w:rsidR="00014C60">
        <w:t>aux hydrométéores</w:t>
      </w:r>
      <w:r>
        <w:t xml:space="preserve"> a été réalisé. Il a été mis en avant que très peu de model pour la neige ou les autres précipitations typiques des hautes latitudes existe dans la littérature. Des modèles physiques, statistiques et empiriques ont été mentionnés, en mettant particulièrement l'accent sur les principales méthodes de prédiction de l'</w:t>
      </w:r>
      <w:r w:rsidR="004F75B9">
        <w:t>ITU-R</w:t>
      </w:r>
      <w:r>
        <w:t xml:space="preserve">, les plus couramment utilisées aujourd'hui pour prédire l'atténuation troposphérique.  Enfin, une description des données disponibles utilisées pour caractériser le canal de propagation a été examinée. Du point de vue météorologique, les bases de données de réanalyse et d'observation ont été présentées, en mettant l'accent sur les bases de données utilisées dans cette thèse, à savoir la base de données de réanalyse ERA5, CARRA et Arome-Arctic. </w:t>
      </w:r>
      <w:r w:rsidR="005C0825">
        <w:t>L</w:t>
      </w:r>
      <w:r>
        <w:t xml:space="preserve">’expérience de propagation dans les régions polaires en bande Ka menée par </w:t>
      </w:r>
      <w:r w:rsidR="004A697B">
        <w:t>l’ESA</w:t>
      </w:r>
      <w:r>
        <w:t xml:space="preserve"> et le CNES depuis </w:t>
      </w:r>
      <w:r w:rsidR="004A697B">
        <w:t>mars 2016 aux Svalbard</w:t>
      </w:r>
      <w:r>
        <w:t xml:space="preserve">, en </w:t>
      </w:r>
      <w:r w:rsidR="004A697B">
        <w:t xml:space="preserve">Norvège est </w:t>
      </w:r>
      <w:r w:rsidR="005C0825">
        <w:t>aussi détaillé</w:t>
      </w:r>
      <w:r>
        <w:t>, car elle sera largement utilisée da</w:t>
      </w:r>
      <w:r w:rsidR="004A697B">
        <w:t>ns cette thèse pour valider le modèle développé</w:t>
      </w:r>
      <w:r>
        <w:t>.</w:t>
      </w:r>
      <w:r w:rsidR="005C0825">
        <w:t xml:space="preserve"> En effet, celle-ci nous apporte, en plus de ces données météorologiques précieuses, la base de mesure des données en atténuation sur lesquels s’appuieront les validations du futur modèle.</w:t>
      </w:r>
    </w:p>
    <w:p w14:paraId="35B52BE0" w14:textId="77777777" w:rsidR="00014C60" w:rsidRDefault="00014C60" w:rsidP="004A697B">
      <w:pPr>
        <w:jc w:val="both"/>
      </w:pPr>
      <w:r>
        <w:t>Dans ce chapitre il a été montré que l</w:t>
      </w:r>
      <w:r w:rsidRPr="00014C60">
        <w:t xml:space="preserve">a mise en œuvre et le maintien à long terme d'expériences de propagation électromagnétique dans les régions polaires sont extrêmement complexes en raison des conditions météorologiques difficiles. Par conséquent, une approche plus réaliste consiste à adopter une stratégie de couplage entre </w:t>
      </w:r>
      <w:r>
        <w:t>un modèle</w:t>
      </w:r>
      <w:r w:rsidRPr="00014C60">
        <w:t xml:space="preserve"> de prévision météorologique et </w:t>
      </w:r>
      <w:r>
        <w:t>un module</w:t>
      </w:r>
      <w:r w:rsidRPr="00014C60">
        <w:t xml:space="preserve"> </w:t>
      </w:r>
      <w:r>
        <w:t>électromagnétique</w:t>
      </w:r>
      <w:r w:rsidRPr="00014C60">
        <w:t xml:space="preserve">. </w:t>
      </w:r>
    </w:p>
    <w:p w14:paraId="02611143" w14:textId="77777777" w:rsidR="004A697B" w:rsidRDefault="004A697B" w:rsidP="004A697B">
      <w:pPr>
        <w:jc w:val="both"/>
      </w:pPr>
      <w:r w:rsidRPr="004A697B">
        <w:t>Le chapitre suivant se penchera sur les différentes études existantes dans la littérature qui associent un modèle de prévision numérique météorologique à un module électromagnétique pour calculer l'atténuation troposphérique subie par une onde radio, contribuant ainsi à la création de statistiques de propagation. Une attention particulière sera portée à l'étude THOR7</w:t>
      </w:r>
      <w:r w:rsidR="00EF5766">
        <w:t xml:space="preserve"> </w:t>
      </w:r>
      <w:r w:rsidR="00EF5766">
        <w:fldChar w:fldCharType="begin"/>
      </w:r>
      <w:r w:rsidR="00EF5766">
        <w:instrText xml:space="preserve"> ADDIN ZOTERO_ITEM CSL_CITATION {"citationID":"Icm4Vm2r","properties":{"formattedCitation":"(J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EF5766">
        <w:fldChar w:fldCharType="separate"/>
      </w:r>
      <w:r w:rsidR="00EF5766" w:rsidRPr="00EF5766">
        <w:rPr>
          <w:rFonts w:ascii="Calibri" w:hAnsi="Calibri" w:cs="Calibri"/>
        </w:rPr>
        <w:t>(J Queyrel, 2021)</w:t>
      </w:r>
      <w:r w:rsidR="00EF5766">
        <w:fldChar w:fldCharType="end"/>
      </w:r>
      <w:r w:rsidR="00EF5766">
        <w:t>,</w:t>
      </w:r>
      <w:r>
        <w:t xml:space="preserve"> </w:t>
      </w:r>
      <w:r w:rsidRPr="004A697B">
        <w:t xml:space="preserve">qui se distingue en étant la seule étude de ce domaine à se dérouler dans les zones polaires. </w:t>
      </w:r>
    </w:p>
    <w:p w14:paraId="60DFE57E" w14:textId="2B125B80" w:rsidR="00EF5766" w:rsidRDefault="00EF5766" w:rsidP="004A697B">
      <w:pPr>
        <w:jc w:val="both"/>
        <w:rPr>
          <w:ins w:id="147" w:author="Luc Frison" w:date="2023-10-02T11:46:00Z"/>
        </w:rPr>
      </w:pPr>
    </w:p>
    <w:p w14:paraId="7A4D0E7F" w14:textId="79320589" w:rsidR="00C46AFB" w:rsidRDefault="00C46AFB" w:rsidP="004A697B">
      <w:pPr>
        <w:jc w:val="both"/>
        <w:rPr>
          <w:ins w:id="148" w:author="Luc Frison" w:date="2023-10-02T11:46:00Z"/>
        </w:rPr>
      </w:pPr>
    </w:p>
    <w:p w14:paraId="0F0B4C16" w14:textId="3F72B073" w:rsidR="00C46AFB" w:rsidRDefault="00C46AFB" w:rsidP="004A697B">
      <w:pPr>
        <w:jc w:val="both"/>
        <w:rPr>
          <w:ins w:id="149" w:author="Luc Frison" w:date="2023-10-02T11:46:00Z"/>
        </w:rPr>
      </w:pPr>
    </w:p>
    <w:p w14:paraId="2DE7F80E" w14:textId="3724077B" w:rsidR="00C46AFB" w:rsidRDefault="00C46AFB" w:rsidP="004A697B">
      <w:pPr>
        <w:jc w:val="both"/>
        <w:rPr>
          <w:ins w:id="150" w:author="Luc Frison" w:date="2023-10-02T11:46:00Z"/>
        </w:rPr>
      </w:pPr>
    </w:p>
    <w:p w14:paraId="7C3FBDB7" w14:textId="345E12FD" w:rsidR="00C46AFB" w:rsidRDefault="00C46AFB" w:rsidP="004A697B">
      <w:pPr>
        <w:jc w:val="both"/>
        <w:rPr>
          <w:ins w:id="151" w:author="Luc Frison" w:date="2023-10-02T11:46:00Z"/>
        </w:rPr>
      </w:pPr>
    </w:p>
    <w:p w14:paraId="180B30FB" w14:textId="0062C216" w:rsidR="00C46AFB" w:rsidRDefault="00C46AFB" w:rsidP="004A697B">
      <w:pPr>
        <w:jc w:val="both"/>
        <w:rPr>
          <w:ins w:id="152" w:author="Luc Frison" w:date="2023-10-02T11:46:00Z"/>
        </w:rPr>
      </w:pPr>
    </w:p>
    <w:p w14:paraId="67BC829B" w14:textId="45EB727D" w:rsidR="00C46AFB" w:rsidRDefault="00C46AFB" w:rsidP="004A697B">
      <w:pPr>
        <w:jc w:val="both"/>
        <w:rPr>
          <w:ins w:id="153" w:author="Luc Frison" w:date="2023-10-02T11:46:00Z"/>
        </w:rPr>
      </w:pPr>
    </w:p>
    <w:p w14:paraId="74940923" w14:textId="6E2F7AD9" w:rsidR="00C46AFB" w:rsidRDefault="00C46AFB" w:rsidP="004A697B">
      <w:pPr>
        <w:jc w:val="both"/>
        <w:rPr>
          <w:ins w:id="154" w:author="Luc Frison" w:date="2023-10-02T11:46:00Z"/>
        </w:rPr>
      </w:pPr>
    </w:p>
    <w:p w14:paraId="2E88CFD8" w14:textId="519A526E" w:rsidR="00C46AFB" w:rsidRDefault="00C46AFB" w:rsidP="004A697B">
      <w:pPr>
        <w:jc w:val="both"/>
        <w:rPr>
          <w:ins w:id="155" w:author="Luc Frison" w:date="2023-10-02T11:46:00Z"/>
        </w:rPr>
      </w:pPr>
    </w:p>
    <w:p w14:paraId="2859324F" w14:textId="00EBCD35" w:rsidR="00C46AFB" w:rsidRDefault="00C46AFB" w:rsidP="004A697B">
      <w:pPr>
        <w:jc w:val="both"/>
        <w:rPr>
          <w:ins w:id="156" w:author="Luc Frison" w:date="2023-10-02T11:46:00Z"/>
        </w:rPr>
      </w:pPr>
    </w:p>
    <w:p w14:paraId="712C08D2" w14:textId="77777777" w:rsidR="00C46AFB" w:rsidRDefault="00C46AFB" w:rsidP="004A697B">
      <w:pPr>
        <w:jc w:val="both"/>
      </w:pPr>
      <w:bookmarkStart w:id="157" w:name="_GoBack"/>
      <w:bookmarkEnd w:id="157"/>
    </w:p>
    <w:customXmlInsRangeStart w:id="158" w:author="Luc Frison" w:date="2023-10-02T11:46:00Z"/>
    <w:sdt>
      <w:sdtPr>
        <w:rPr>
          <w:lang w:val="fr-FR"/>
        </w:rPr>
        <w:id w:val="501476914"/>
        <w:docPartObj>
          <w:docPartGallery w:val="Table of Contents"/>
          <w:docPartUnique/>
        </w:docPartObj>
      </w:sdtPr>
      <w:sdtEndPr>
        <w:rPr>
          <w:rFonts w:asciiTheme="minorHAnsi" w:eastAsiaTheme="minorHAnsi" w:hAnsiTheme="minorHAnsi" w:cstheme="minorBidi"/>
          <w:b/>
          <w:bCs/>
          <w:color w:val="auto"/>
          <w:sz w:val="22"/>
          <w:szCs w:val="22"/>
        </w:rPr>
      </w:sdtEndPr>
      <w:sdtContent>
        <w:customXmlInsRangeEnd w:id="158"/>
        <w:p w14:paraId="17A72A4D" w14:textId="183D5E94" w:rsidR="00C46AFB" w:rsidRDefault="00C46AFB">
          <w:pPr>
            <w:pStyle w:val="En-ttedetabledesmatires"/>
            <w:rPr>
              <w:ins w:id="159" w:author="Luc Frison" w:date="2023-10-02T11:46:00Z"/>
            </w:rPr>
          </w:pPr>
          <w:ins w:id="160" w:author="Luc Frison" w:date="2023-10-02T11:46:00Z">
            <w:r>
              <w:rPr>
                <w:lang w:val="fr-FR"/>
              </w:rPr>
              <w:t>Table des matières</w:t>
            </w:r>
          </w:ins>
        </w:p>
        <w:p w14:paraId="403FD92D" w14:textId="60A0C03B" w:rsidR="00C46AFB" w:rsidRDefault="00C46AFB">
          <w:pPr>
            <w:pStyle w:val="TM1"/>
            <w:tabs>
              <w:tab w:val="left" w:pos="660"/>
              <w:tab w:val="right" w:leader="dot" w:pos="9062"/>
            </w:tabs>
            <w:rPr>
              <w:noProof/>
            </w:rPr>
          </w:pPr>
          <w:ins w:id="161" w:author="Luc Frison" w:date="2023-10-02T11:46:00Z">
            <w:r>
              <w:fldChar w:fldCharType="begin"/>
            </w:r>
            <w:r>
              <w:instrText xml:space="preserve"> TOC \o "1-3" \h \z \u </w:instrText>
            </w:r>
            <w:r>
              <w:fldChar w:fldCharType="separate"/>
            </w:r>
          </w:ins>
          <w:hyperlink w:anchor="_Toc147139624" w:history="1">
            <w:r w:rsidRPr="0018135C">
              <w:rPr>
                <w:rStyle w:val="Lienhypertexte"/>
                <w:noProof/>
              </w:rPr>
              <w:t>1.1</w:t>
            </w:r>
            <w:r>
              <w:rPr>
                <w:noProof/>
              </w:rPr>
              <w:tab/>
            </w:r>
            <w:r w:rsidRPr="0018135C">
              <w:rPr>
                <w:rStyle w:val="Lienhypertexte"/>
                <w:noProof/>
              </w:rPr>
              <w:t>Caractérisation des régions polaires</w:t>
            </w:r>
            <w:r>
              <w:rPr>
                <w:noProof/>
                <w:webHidden/>
              </w:rPr>
              <w:tab/>
            </w:r>
            <w:r>
              <w:rPr>
                <w:noProof/>
                <w:webHidden/>
              </w:rPr>
              <w:fldChar w:fldCharType="begin"/>
            </w:r>
            <w:r>
              <w:rPr>
                <w:noProof/>
                <w:webHidden/>
              </w:rPr>
              <w:instrText xml:space="preserve"> PAGEREF _Toc147139624 \h </w:instrText>
            </w:r>
            <w:r>
              <w:rPr>
                <w:noProof/>
                <w:webHidden/>
              </w:rPr>
            </w:r>
            <w:r>
              <w:rPr>
                <w:noProof/>
                <w:webHidden/>
              </w:rPr>
              <w:fldChar w:fldCharType="separate"/>
            </w:r>
            <w:r>
              <w:rPr>
                <w:noProof/>
                <w:webHidden/>
              </w:rPr>
              <w:t>1</w:t>
            </w:r>
            <w:r>
              <w:rPr>
                <w:noProof/>
                <w:webHidden/>
              </w:rPr>
              <w:fldChar w:fldCharType="end"/>
            </w:r>
          </w:hyperlink>
        </w:p>
        <w:p w14:paraId="6C7B622B" w14:textId="6C36BF04" w:rsidR="00C46AFB" w:rsidRDefault="00C46AFB">
          <w:pPr>
            <w:pStyle w:val="TM2"/>
            <w:tabs>
              <w:tab w:val="left" w:pos="1100"/>
              <w:tab w:val="right" w:leader="dot" w:pos="9062"/>
            </w:tabs>
            <w:rPr>
              <w:noProof/>
            </w:rPr>
          </w:pPr>
          <w:hyperlink w:anchor="_Toc147139625" w:history="1">
            <w:r w:rsidRPr="0018135C">
              <w:rPr>
                <w:rStyle w:val="Lienhypertexte"/>
                <w:noProof/>
              </w:rPr>
              <w:t>1.1.1</w:t>
            </w:r>
            <w:r>
              <w:rPr>
                <w:noProof/>
              </w:rPr>
              <w:tab/>
            </w:r>
            <w:r w:rsidRPr="0018135C">
              <w:rPr>
                <w:rStyle w:val="Lienhypertexte"/>
                <w:noProof/>
              </w:rPr>
              <w:t>Climat polaire</w:t>
            </w:r>
            <w:r>
              <w:rPr>
                <w:noProof/>
                <w:webHidden/>
              </w:rPr>
              <w:tab/>
            </w:r>
            <w:r>
              <w:rPr>
                <w:noProof/>
                <w:webHidden/>
              </w:rPr>
              <w:fldChar w:fldCharType="begin"/>
            </w:r>
            <w:r>
              <w:rPr>
                <w:noProof/>
                <w:webHidden/>
              </w:rPr>
              <w:instrText xml:space="preserve"> PAGEREF _Toc147139625 \h </w:instrText>
            </w:r>
            <w:r>
              <w:rPr>
                <w:noProof/>
                <w:webHidden/>
              </w:rPr>
            </w:r>
            <w:r>
              <w:rPr>
                <w:noProof/>
                <w:webHidden/>
              </w:rPr>
              <w:fldChar w:fldCharType="separate"/>
            </w:r>
            <w:r>
              <w:rPr>
                <w:noProof/>
                <w:webHidden/>
              </w:rPr>
              <w:t>1</w:t>
            </w:r>
            <w:r>
              <w:rPr>
                <w:noProof/>
                <w:webHidden/>
              </w:rPr>
              <w:fldChar w:fldCharType="end"/>
            </w:r>
          </w:hyperlink>
        </w:p>
        <w:p w14:paraId="54720F1F" w14:textId="49B17754" w:rsidR="00C46AFB" w:rsidRDefault="00C46AFB">
          <w:pPr>
            <w:pStyle w:val="TM3"/>
            <w:tabs>
              <w:tab w:val="left" w:pos="1320"/>
              <w:tab w:val="right" w:leader="dot" w:pos="9062"/>
            </w:tabs>
            <w:rPr>
              <w:noProof/>
            </w:rPr>
          </w:pPr>
          <w:hyperlink w:anchor="_Toc147139626" w:history="1">
            <w:r w:rsidRPr="0018135C">
              <w:rPr>
                <w:rStyle w:val="Lienhypertexte"/>
                <w:noProof/>
              </w:rPr>
              <w:t>1.1.1.1</w:t>
            </w:r>
            <w:r>
              <w:rPr>
                <w:noProof/>
              </w:rPr>
              <w:tab/>
            </w:r>
            <w:r w:rsidRPr="0018135C">
              <w:rPr>
                <w:rStyle w:val="Lienhypertexte"/>
                <w:noProof/>
              </w:rPr>
              <w:t>La troposphère</w:t>
            </w:r>
            <w:r>
              <w:rPr>
                <w:noProof/>
                <w:webHidden/>
              </w:rPr>
              <w:tab/>
            </w:r>
            <w:r>
              <w:rPr>
                <w:noProof/>
                <w:webHidden/>
              </w:rPr>
              <w:fldChar w:fldCharType="begin"/>
            </w:r>
            <w:r>
              <w:rPr>
                <w:noProof/>
                <w:webHidden/>
              </w:rPr>
              <w:instrText xml:space="preserve"> PAGEREF _Toc147139626 \h </w:instrText>
            </w:r>
            <w:r>
              <w:rPr>
                <w:noProof/>
                <w:webHidden/>
              </w:rPr>
            </w:r>
            <w:r>
              <w:rPr>
                <w:noProof/>
                <w:webHidden/>
              </w:rPr>
              <w:fldChar w:fldCharType="separate"/>
            </w:r>
            <w:r>
              <w:rPr>
                <w:noProof/>
                <w:webHidden/>
              </w:rPr>
              <w:t>1</w:t>
            </w:r>
            <w:r>
              <w:rPr>
                <w:noProof/>
                <w:webHidden/>
              </w:rPr>
              <w:fldChar w:fldCharType="end"/>
            </w:r>
          </w:hyperlink>
        </w:p>
        <w:p w14:paraId="36BAE9B6" w14:textId="199F9497" w:rsidR="00C46AFB" w:rsidRDefault="00C46AFB">
          <w:pPr>
            <w:pStyle w:val="TM3"/>
            <w:tabs>
              <w:tab w:val="left" w:pos="1320"/>
              <w:tab w:val="right" w:leader="dot" w:pos="9062"/>
            </w:tabs>
            <w:rPr>
              <w:noProof/>
            </w:rPr>
          </w:pPr>
          <w:hyperlink w:anchor="_Toc147139627" w:history="1">
            <w:r w:rsidRPr="0018135C">
              <w:rPr>
                <w:rStyle w:val="Lienhypertexte"/>
                <w:noProof/>
              </w:rPr>
              <w:t>1.1.1.2</w:t>
            </w:r>
            <w:r>
              <w:rPr>
                <w:noProof/>
              </w:rPr>
              <w:tab/>
            </w:r>
            <w:r w:rsidRPr="0018135C">
              <w:rPr>
                <w:rStyle w:val="Lienhypertexte"/>
                <w:noProof/>
              </w:rPr>
              <w:t>Définition et caractéristiques du climat polaire</w:t>
            </w:r>
            <w:r>
              <w:rPr>
                <w:noProof/>
                <w:webHidden/>
              </w:rPr>
              <w:tab/>
            </w:r>
            <w:r>
              <w:rPr>
                <w:noProof/>
                <w:webHidden/>
              </w:rPr>
              <w:fldChar w:fldCharType="begin"/>
            </w:r>
            <w:r>
              <w:rPr>
                <w:noProof/>
                <w:webHidden/>
              </w:rPr>
              <w:instrText xml:space="preserve"> PAGEREF _Toc147139627 \h </w:instrText>
            </w:r>
            <w:r>
              <w:rPr>
                <w:noProof/>
                <w:webHidden/>
              </w:rPr>
            </w:r>
            <w:r>
              <w:rPr>
                <w:noProof/>
                <w:webHidden/>
              </w:rPr>
              <w:fldChar w:fldCharType="separate"/>
            </w:r>
            <w:r>
              <w:rPr>
                <w:noProof/>
                <w:webHidden/>
              </w:rPr>
              <w:t>2</w:t>
            </w:r>
            <w:r>
              <w:rPr>
                <w:noProof/>
                <w:webHidden/>
              </w:rPr>
              <w:fldChar w:fldCharType="end"/>
            </w:r>
          </w:hyperlink>
        </w:p>
        <w:p w14:paraId="3BA4AF9A" w14:textId="304B2381" w:rsidR="00C46AFB" w:rsidRDefault="00C46AFB">
          <w:pPr>
            <w:pStyle w:val="TM3"/>
            <w:tabs>
              <w:tab w:val="left" w:pos="1320"/>
              <w:tab w:val="right" w:leader="dot" w:pos="9062"/>
            </w:tabs>
            <w:rPr>
              <w:noProof/>
            </w:rPr>
          </w:pPr>
          <w:hyperlink w:anchor="_Toc147139628" w:history="1">
            <w:r w:rsidRPr="0018135C">
              <w:rPr>
                <w:rStyle w:val="Lienhypertexte"/>
                <w:noProof/>
              </w:rPr>
              <w:t>1.1.1.3</w:t>
            </w:r>
            <w:r>
              <w:rPr>
                <w:noProof/>
              </w:rPr>
              <w:tab/>
            </w:r>
            <w:r w:rsidRPr="0018135C">
              <w:rPr>
                <w:rStyle w:val="Lienhypertexte"/>
                <w:noProof/>
              </w:rPr>
              <w:t>Classification des climats polaires</w:t>
            </w:r>
            <w:r>
              <w:rPr>
                <w:noProof/>
                <w:webHidden/>
              </w:rPr>
              <w:tab/>
            </w:r>
            <w:r>
              <w:rPr>
                <w:noProof/>
                <w:webHidden/>
              </w:rPr>
              <w:fldChar w:fldCharType="begin"/>
            </w:r>
            <w:r>
              <w:rPr>
                <w:noProof/>
                <w:webHidden/>
              </w:rPr>
              <w:instrText xml:space="preserve"> PAGEREF _Toc147139628 \h </w:instrText>
            </w:r>
            <w:r>
              <w:rPr>
                <w:noProof/>
                <w:webHidden/>
              </w:rPr>
            </w:r>
            <w:r>
              <w:rPr>
                <w:noProof/>
                <w:webHidden/>
              </w:rPr>
              <w:fldChar w:fldCharType="separate"/>
            </w:r>
            <w:r>
              <w:rPr>
                <w:noProof/>
                <w:webHidden/>
              </w:rPr>
              <w:t>3</w:t>
            </w:r>
            <w:r>
              <w:rPr>
                <w:noProof/>
                <w:webHidden/>
              </w:rPr>
              <w:fldChar w:fldCharType="end"/>
            </w:r>
          </w:hyperlink>
        </w:p>
        <w:p w14:paraId="37F18189" w14:textId="4F91A3A0" w:rsidR="00C46AFB" w:rsidRDefault="00C46AFB">
          <w:pPr>
            <w:pStyle w:val="TM2"/>
            <w:tabs>
              <w:tab w:val="left" w:pos="1100"/>
              <w:tab w:val="right" w:leader="dot" w:pos="9062"/>
            </w:tabs>
            <w:rPr>
              <w:noProof/>
            </w:rPr>
          </w:pPr>
          <w:hyperlink w:anchor="_Toc147139629" w:history="1">
            <w:r w:rsidRPr="0018135C">
              <w:rPr>
                <w:rStyle w:val="Lienhypertexte"/>
                <w:noProof/>
              </w:rPr>
              <w:t>1.1.2</w:t>
            </w:r>
            <w:r>
              <w:rPr>
                <w:noProof/>
              </w:rPr>
              <w:tab/>
            </w:r>
            <w:r w:rsidRPr="0018135C">
              <w:rPr>
                <w:rStyle w:val="Lienhypertexte"/>
                <w:noProof/>
              </w:rPr>
              <w:t>Impact des zones polaires sur la propagation radioélectrique dans la troposphère</w:t>
            </w:r>
            <w:r>
              <w:rPr>
                <w:noProof/>
                <w:webHidden/>
              </w:rPr>
              <w:tab/>
            </w:r>
            <w:r>
              <w:rPr>
                <w:noProof/>
                <w:webHidden/>
              </w:rPr>
              <w:fldChar w:fldCharType="begin"/>
            </w:r>
            <w:r>
              <w:rPr>
                <w:noProof/>
                <w:webHidden/>
              </w:rPr>
              <w:instrText xml:space="preserve"> PAGEREF _Toc147139629 \h </w:instrText>
            </w:r>
            <w:r>
              <w:rPr>
                <w:noProof/>
                <w:webHidden/>
              </w:rPr>
            </w:r>
            <w:r>
              <w:rPr>
                <w:noProof/>
                <w:webHidden/>
              </w:rPr>
              <w:fldChar w:fldCharType="separate"/>
            </w:r>
            <w:r>
              <w:rPr>
                <w:noProof/>
                <w:webHidden/>
              </w:rPr>
              <w:t>5</w:t>
            </w:r>
            <w:r>
              <w:rPr>
                <w:noProof/>
                <w:webHidden/>
              </w:rPr>
              <w:fldChar w:fldCharType="end"/>
            </w:r>
          </w:hyperlink>
        </w:p>
        <w:p w14:paraId="47032F66" w14:textId="412904D1" w:rsidR="00C46AFB" w:rsidRDefault="00C46AFB">
          <w:pPr>
            <w:pStyle w:val="TM1"/>
            <w:tabs>
              <w:tab w:val="left" w:pos="660"/>
              <w:tab w:val="right" w:leader="dot" w:pos="9062"/>
            </w:tabs>
            <w:rPr>
              <w:noProof/>
            </w:rPr>
          </w:pPr>
          <w:hyperlink w:anchor="_Toc147139630" w:history="1">
            <w:r w:rsidRPr="0018135C">
              <w:rPr>
                <w:rStyle w:val="Lienhypertexte"/>
                <w:noProof/>
              </w:rPr>
              <w:t>1.2</w:t>
            </w:r>
            <w:r>
              <w:rPr>
                <w:noProof/>
              </w:rPr>
              <w:tab/>
            </w:r>
            <w:r w:rsidRPr="0018135C">
              <w:rPr>
                <w:rStyle w:val="Lienhypertexte"/>
                <w:noProof/>
              </w:rPr>
              <w:t>Modèles d’atténuation troposphérique</w:t>
            </w:r>
            <w:r>
              <w:rPr>
                <w:noProof/>
                <w:webHidden/>
              </w:rPr>
              <w:tab/>
            </w:r>
            <w:r>
              <w:rPr>
                <w:noProof/>
                <w:webHidden/>
              </w:rPr>
              <w:fldChar w:fldCharType="begin"/>
            </w:r>
            <w:r>
              <w:rPr>
                <w:noProof/>
                <w:webHidden/>
              </w:rPr>
              <w:instrText xml:space="preserve"> PAGEREF _Toc147139630 \h </w:instrText>
            </w:r>
            <w:r>
              <w:rPr>
                <w:noProof/>
                <w:webHidden/>
              </w:rPr>
            </w:r>
            <w:r>
              <w:rPr>
                <w:noProof/>
                <w:webHidden/>
              </w:rPr>
              <w:fldChar w:fldCharType="separate"/>
            </w:r>
            <w:r>
              <w:rPr>
                <w:noProof/>
                <w:webHidden/>
              </w:rPr>
              <w:t>7</w:t>
            </w:r>
            <w:r>
              <w:rPr>
                <w:noProof/>
                <w:webHidden/>
              </w:rPr>
              <w:fldChar w:fldCharType="end"/>
            </w:r>
          </w:hyperlink>
        </w:p>
        <w:p w14:paraId="603E3298" w14:textId="6F683C05" w:rsidR="00C46AFB" w:rsidRDefault="00C46AFB">
          <w:pPr>
            <w:pStyle w:val="TM2"/>
            <w:tabs>
              <w:tab w:val="left" w:pos="1100"/>
              <w:tab w:val="right" w:leader="dot" w:pos="9062"/>
            </w:tabs>
            <w:rPr>
              <w:noProof/>
            </w:rPr>
          </w:pPr>
          <w:hyperlink w:anchor="_Toc147139631" w:history="1">
            <w:r w:rsidRPr="0018135C">
              <w:rPr>
                <w:rStyle w:val="Lienhypertexte"/>
                <w:noProof/>
              </w:rPr>
              <w:t>1.2.1</w:t>
            </w:r>
            <w:r>
              <w:rPr>
                <w:noProof/>
              </w:rPr>
              <w:tab/>
            </w:r>
            <w:r w:rsidRPr="0018135C">
              <w:rPr>
                <w:rStyle w:val="Lienhypertexte"/>
                <w:noProof/>
              </w:rPr>
              <w:t>Modèle d’atténuation due aux gaz atmosphériques</w:t>
            </w:r>
            <w:r>
              <w:rPr>
                <w:noProof/>
                <w:webHidden/>
              </w:rPr>
              <w:tab/>
            </w:r>
            <w:r>
              <w:rPr>
                <w:noProof/>
                <w:webHidden/>
              </w:rPr>
              <w:fldChar w:fldCharType="begin"/>
            </w:r>
            <w:r>
              <w:rPr>
                <w:noProof/>
                <w:webHidden/>
              </w:rPr>
              <w:instrText xml:space="preserve"> PAGEREF _Toc147139631 \h </w:instrText>
            </w:r>
            <w:r>
              <w:rPr>
                <w:noProof/>
                <w:webHidden/>
              </w:rPr>
            </w:r>
            <w:r>
              <w:rPr>
                <w:noProof/>
                <w:webHidden/>
              </w:rPr>
              <w:fldChar w:fldCharType="separate"/>
            </w:r>
            <w:r>
              <w:rPr>
                <w:noProof/>
                <w:webHidden/>
              </w:rPr>
              <w:t>7</w:t>
            </w:r>
            <w:r>
              <w:rPr>
                <w:noProof/>
                <w:webHidden/>
              </w:rPr>
              <w:fldChar w:fldCharType="end"/>
            </w:r>
          </w:hyperlink>
        </w:p>
        <w:p w14:paraId="4D27E98E" w14:textId="32272D93" w:rsidR="00C46AFB" w:rsidRDefault="00C46AFB">
          <w:pPr>
            <w:pStyle w:val="TM2"/>
            <w:tabs>
              <w:tab w:val="left" w:pos="1100"/>
              <w:tab w:val="right" w:leader="dot" w:pos="9062"/>
            </w:tabs>
            <w:rPr>
              <w:noProof/>
            </w:rPr>
          </w:pPr>
          <w:hyperlink w:anchor="_Toc147139632" w:history="1">
            <w:r w:rsidRPr="0018135C">
              <w:rPr>
                <w:rStyle w:val="Lienhypertexte"/>
                <w:noProof/>
              </w:rPr>
              <w:t>1.2.2</w:t>
            </w:r>
            <w:r>
              <w:rPr>
                <w:noProof/>
              </w:rPr>
              <w:tab/>
            </w:r>
            <w:r w:rsidRPr="0018135C">
              <w:rPr>
                <w:rStyle w:val="Lienhypertexte"/>
                <w:noProof/>
              </w:rPr>
              <w:t>Atténuation due aux nuages</w:t>
            </w:r>
            <w:r>
              <w:rPr>
                <w:noProof/>
                <w:webHidden/>
              </w:rPr>
              <w:tab/>
            </w:r>
            <w:r>
              <w:rPr>
                <w:noProof/>
                <w:webHidden/>
              </w:rPr>
              <w:fldChar w:fldCharType="begin"/>
            </w:r>
            <w:r>
              <w:rPr>
                <w:noProof/>
                <w:webHidden/>
              </w:rPr>
              <w:instrText xml:space="preserve"> PAGEREF _Toc147139632 \h </w:instrText>
            </w:r>
            <w:r>
              <w:rPr>
                <w:noProof/>
                <w:webHidden/>
              </w:rPr>
            </w:r>
            <w:r>
              <w:rPr>
                <w:noProof/>
                <w:webHidden/>
              </w:rPr>
              <w:fldChar w:fldCharType="separate"/>
            </w:r>
            <w:r>
              <w:rPr>
                <w:noProof/>
                <w:webHidden/>
              </w:rPr>
              <w:t>9</w:t>
            </w:r>
            <w:r>
              <w:rPr>
                <w:noProof/>
                <w:webHidden/>
              </w:rPr>
              <w:fldChar w:fldCharType="end"/>
            </w:r>
          </w:hyperlink>
        </w:p>
        <w:p w14:paraId="0F37BB7D" w14:textId="0B16A704" w:rsidR="00C46AFB" w:rsidRDefault="00C46AFB">
          <w:pPr>
            <w:pStyle w:val="TM2"/>
            <w:tabs>
              <w:tab w:val="left" w:pos="1100"/>
              <w:tab w:val="right" w:leader="dot" w:pos="9062"/>
            </w:tabs>
            <w:rPr>
              <w:noProof/>
            </w:rPr>
          </w:pPr>
          <w:hyperlink w:anchor="_Toc147139633" w:history="1">
            <w:r w:rsidRPr="0018135C">
              <w:rPr>
                <w:rStyle w:val="Lienhypertexte"/>
                <w:noProof/>
              </w:rPr>
              <w:t>1.2.3</w:t>
            </w:r>
            <w:r>
              <w:rPr>
                <w:noProof/>
              </w:rPr>
              <w:tab/>
            </w:r>
            <w:r w:rsidRPr="0018135C">
              <w:rPr>
                <w:rStyle w:val="Lienhypertexte"/>
                <w:noProof/>
              </w:rPr>
              <w:t>Model d’atténuation due aux hydrométéores</w:t>
            </w:r>
            <w:r>
              <w:rPr>
                <w:noProof/>
                <w:webHidden/>
              </w:rPr>
              <w:tab/>
            </w:r>
            <w:r>
              <w:rPr>
                <w:noProof/>
                <w:webHidden/>
              </w:rPr>
              <w:fldChar w:fldCharType="begin"/>
            </w:r>
            <w:r>
              <w:rPr>
                <w:noProof/>
                <w:webHidden/>
              </w:rPr>
              <w:instrText xml:space="preserve"> PAGEREF _Toc147139633 \h </w:instrText>
            </w:r>
            <w:r>
              <w:rPr>
                <w:noProof/>
                <w:webHidden/>
              </w:rPr>
            </w:r>
            <w:r>
              <w:rPr>
                <w:noProof/>
                <w:webHidden/>
              </w:rPr>
              <w:fldChar w:fldCharType="separate"/>
            </w:r>
            <w:r>
              <w:rPr>
                <w:noProof/>
                <w:webHidden/>
              </w:rPr>
              <w:t>10</w:t>
            </w:r>
            <w:r>
              <w:rPr>
                <w:noProof/>
                <w:webHidden/>
              </w:rPr>
              <w:fldChar w:fldCharType="end"/>
            </w:r>
          </w:hyperlink>
        </w:p>
        <w:p w14:paraId="68206826" w14:textId="73051891" w:rsidR="00C46AFB" w:rsidRDefault="00C46AFB">
          <w:pPr>
            <w:pStyle w:val="TM1"/>
            <w:tabs>
              <w:tab w:val="left" w:pos="660"/>
              <w:tab w:val="right" w:leader="dot" w:pos="9062"/>
            </w:tabs>
            <w:rPr>
              <w:noProof/>
            </w:rPr>
          </w:pPr>
          <w:hyperlink w:anchor="_Toc147139634" w:history="1">
            <w:r w:rsidRPr="0018135C">
              <w:rPr>
                <w:rStyle w:val="Lienhypertexte"/>
                <w:noProof/>
              </w:rPr>
              <w:t>1.3</w:t>
            </w:r>
            <w:r>
              <w:rPr>
                <w:noProof/>
              </w:rPr>
              <w:tab/>
            </w:r>
            <w:r w:rsidRPr="0018135C">
              <w:rPr>
                <w:rStyle w:val="Lienhypertexte"/>
                <w:noProof/>
              </w:rPr>
              <w:t>Données utiles à la caractérisation du canal de propagation</w:t>
            </w:r>
            <w:r>
              <w:rPr>
                <w:noProof/>
                <w:webHidden/>
              </w:rPr>
              <w:tab/>
            </w:r>
            <w:r>
              <w:rPr>
                <w:noProof/>
                <w:webHidden/>
              </w:rPr>
              <w:fldChar w:fldCharType="begin"/>
            </w:r>
            <w:r>
              <w:rPr>
                <w:noProof/>
                <w:webHidden/>
              </w:rPr>
              <w:instrText xml:space="preserve"> PAGEREF _Toc147139634 \h </w:instrText>
            </w:r>
            <w:r>
              <w:rPr>
                <w:noProof/>
                <w:webHidden/>
              </w:rPr>
            </w:r>
            <w:r>
              <w:rPr>
                <w:noProof/>
                <w:webHidden/>
              </w:rPr>
              <w:fldChar w:fldCharType="separate"/>
            </w:r>
            <w:r>
              <w:rPr>
                <w:noProof/>
                <w:webHidden/>
              </w:rPr>
              <w:t>13</w:t>
            </w:r>
            <w:r>
              <w:rPr>
                <w:noProof/>
                <w:webHidden/>
              </w:rPr>
              <w:fldChar w:fldCharType="end"/>
            </w:r>
          </w:hyperlink>
        </w:p>
        <w:p w14:paraId="3E486D6B" w14:textId="1DABA911" w:rsidR="00C46AFB" w:rsidRDefault="00C46AFB">
          <w:pPr>
            <w:pStyle w:val="TM2"/>
            <w:tabs>
              <w:tab w:val="left" w:pos="1100"/>
              <w:tab w:val="right" w:leader="dot" w:pos="9062"/>
            </w:tabs>
            <w:rPr>
              <w:noProof/>
            </w:rPr>
          </w:pPr>
          <w:hyperlink w:anchor="_Toc147139635" w:history="1">
            <w:r w:rsidRPr="0018135C">
              <w:rPr>
                <w:rStyle w:val="Lienhypertexte"/>
                <w:noProof/>
              </w:rPr>
              <w:t>1.3.1</w:t>
            </w:r>
            <w:r>
              <w:rPr>
                <w:noProof/>
              </w:rPr>
              <w:tab/>
            </w:r>
            <w:r w:rsidRPr="0018135C">
              <w:rPr>
                <w:rStyle w:val="Lienhypertexte"/>
                <w:noProof/>
              </w:rPr>
              <w:t>Données météorologiques et radioélectrique expérimentales</w:t>
            </w:r>
            <w:r>
              <w:rPr>
                <w:noProof/>
                <w:webHidden/>
              </w:rPr>
              <w:tab/>
            </w:r>
            <w:r>
              <w:rPr>
                <w:noProof/>
                <w:webHidden/>
              </w:rPr>
              <w:fldChar w:fldCharType="begin"/>
            </w:r>
            <w:r>
              <w:rPr>
                <w:noProof/>
                <w:webHidden/>
              </w:rPr>
              <w:instrText xml:space="preserve"> PAGEREF _Toc147139635 \h </w:instrText>
            </w:r>
            <w:r>
              <w:rPr>
                <w:noProof/>
                <w:webHidden/>
              </w:rPr>
            </w:r>
            <w:r>
              <w:rPr>
                <w:noProof/>
                <w:webHidden/>
              </w:rPr>
              <w:fldChar w:fldCharType="separate"/>
            </w:r>
            <w:r>
              <w:rPr>
                <w:noProof/>
                <w:webHidden/>
              </w:rPr>
              <w:t>13</w:t>
            </w:r>
            <w:r>
              <w:rPr>
                <w:noProof/>
                <w:webHidden/>
              </w:rPr>
              <w:fldChar w:fldCharType="end"/>
            </w:r>
          </w:hyperlink>
        </w:p>
        <w:p w14:paraId="7B9A861F" w14:textId="5E02626F" w:rsidR="00C46AFB" w:rsidRDefault="00C46AFB">
          <w:pPr>
            <w:pStyle w:val="TM3"/>
            <w:tabs>
              <w:tab w:val="left" w:pos="1320"/>
              <w:tab w:val="right" w:leader="dot" w:pos="9062"/>
            </w:tabs>
            <w:rPr>
              <w:noProof/>
            </w:rPr>
          </w:pPr>
          <w:hyperlink w:anchor="_Toc147139636" w:history="1">
            <w:r w:rsidRPr="0018135C">
              <w:rPr>
                <w:rStyle w:val="Lienhypertexte"/>
                <w:noProof/>
              </w:rPr>
              <w:t>1.3.1.1</w:t>
            </w:r>
            <w:r>
              <w:rPr>
                <w:noProof/>
              </w:rPr>
              <w:tab/>
            </w:r>
            <w:r w:rsidRPr="0018135C">
              <w:rPr>
                <w:rStyle w:val="Lienhypertexte"/>
                <w:noProof/>
              </w:rPr>
              <w:t>Examen des données radioélectriques expérimentales disponibles</w:t>
            </w:r>
            <w:r>
              <w:rPr>
                <w:noProof/>
                <w:webHidden/>
              </w:rPr>
              <w:tab/>
            </w:r>
            <w:r>
              <w:rPr>
                <w:noProof/>
                <w:webHidden/>
              </w:rPr>
              <w:fldChar w:fldCharType="begin"/>
            </w:r>
            <w:r>
              <w:rPr>
                <w:noProof/>
                <w:webHidden/>
              </w:rPr>
              <w:instrText xml:space="preserve"> PAGEREF _Toc147139636 \h </w:instrText>
            </w:r>
            <w:r>
              <w:rPr>
                <w:noProof/>
                <w:webHidden/>
              </w:rPr>
            </w:r>
            <w:r>
              <w:rPr>
                <w:noProof/>
                <w:webHidden/>
              </w:rPr>
              <w:fldChar w:fldCharType="separate"/>
            </w:r>
            <w:r>
              <w:rPr>
                <w:noProof/>
                <w:webHidden/>
              </w:rPr>
              <w:t>13</w:t>
            </w:r>
            <w:r>
              <w:rPr>
                <w:noProof/>
                <w:webHidden/>
              </w:rPr>
              <w:fldChar w:fldCharType="end"/>
            </w:r>
          </w:hyperlink>
        </w:p>
        <w:p w14:paraId="721854CF" w14:textId="73874DB9" w:rsidR="00C46AFB" w:rsidRDefault="00C46AFB">
          <w:pPr>
            <w:pStyle w:val="TM3"/>
            <w:tabs>
              <w:tab w:val="left" w:pos="1320"/>
              <w:tab w:val="right" w:leader="dot" w:pos="9062"/>
            </w:tabs>
            <w:rPr>
              <w:noProof/>
            </w:rPr>
          </w:pPr>
          <w:hyperlink w:anchor="_Toc147139637" w:history="1">
            <w:r w:rsidRPr="0018135C">
              <w:rPr>
                <w:rStyle w:val="Lienhypertexte"/>
                <w:noProof/>
              </w:rPr>
              <w:t>1.3.1.2</w:t>
            </w:r>
            <w:r>
              <w:rPr>
                <w:noProof/>
              </w:rPr>
              <w:tab/>
            </w:r>
            <w:r w:rsidRPr="0018135C">
              <w:rPr>
                <w:rStyle w:val="Lienhypertexte"/>
                <w:noProof/>
              </w:rPr>
              <w:t>Examen des données météorologiques expérimentales disponibles</w:t>
            </w:r>
            <w:r>
              <w:rPr>
                <w:noProof/>
                <w:webHidden/>
              </w:rPr>
              <w:tab/>
            </w:r>
            <w:r>
              <w:rPr>
                <w:noProof/>
                <w:webHidden/>
              </w:rPr>
              <w:fldChar w:fldCharType="begin"/>
            </w:r>
            <w:r>
              <w:rPr>
                <w:noProof/>
                <w:webHidden/>
              </w:rPr>
              <w:instrText xml:space="preserve"> PAGEREF _Toc147139637 \h </w:instrText>
            </w:r>
            <w:r>
              <w:rPr>
                <w:noProof/>
                <w:webHidden/>
              </w:rPr>
            </w:r>
            <w:r>
              <w:rPr>
                <w:noProof/>
                <w:webHidden/>
              </w:rPr>
              <w:fldChar w:fldCharType="separate"/>
            </w:r>
            <w:r>
              <w:rPr>
                <w:noProof/>
                <w:webHidden/>
              </w:rPr>
              <w:t>16</w:t>
            </w:r>
            <w:r>
              <w:rPr>
                <w:noProof/>
                <w:webHidden/>
              </w:rPr>
              <w:fldChar w:fldCharType="end"/>
            </w:r>
          </w:hyperlink>
        </w:p>
        <w:p w14:paraId="2A7A8BA7" w14:textId="3B1D5D3D" w:rsidR="00C46AFB" w:rsidRDefault="00C46AFB">
          <w:pPr>
            <w:pStyle w:val="TM2"/>
            <w:tabs>
              <w:tab w:val="left" w:pos="1100"/>
              <w:tab w:val="right" w:leader="dot" w:pos="9062"/>
            </w:tabs>
            <w:rPr>
              <w:noProof/>
            </w:rPr>
          </w:pPr>
          <w:hyperlink w:anchor="_Toc147139638" w:history="1">
            <w:r w:rsidRPr="0018135C">
              <w:rPr>
                <w:rStyle w:val="Lienhypertexte"/>
                <w:noProof/>
              </w:rPr>
              <w:t>1.3.1</w:t>
            </w:r>
            <w:r>
              <w:rPr>
                <w:noProof/>
              </w:rPr>
              <w:tab/>
            </w:r>
            <w:r w:rsidRPr="0018135C">
              <w:rPr>
                <w:rStyle w:val="Lienhypertexte"/>
                <w:noProof/>
              </w:rPr>
              <w:t>Examen des données de réanalyse disponibles</w:t>
            </w:r>
            <w:r>
              <w:rPr>
                <w:noProof/>
                <w:webHidden/>
              </w:rPr>
              <w:tab/>
            </w:r>
            <w:r>
              <w:rPr>
                <w:noProof/>
                <w:webHidden/>
              </w:rPr>
              <w:fldChar w:fldCharType="begin"/>
            </w:r>
            <w:r>
              <w:rPr>
                <w:noProof/>
                <w:webHidden/>
              </w:rPr>
              <w:instrText xml:space="preserve"> PAGEREF _Toc147139638 \h </w:instrText>
            </w:r>
            <w:r>
              <w:rPr>
                <w:noProof/>
                <w:webHidden/>
              </w:rPr>
            </w:r>
            <w:r>
              <w:rPr>
                <w:noProof/>
                <w:webHidden/>
              </w:rPr>
              <w:fldChar w:fldCharType="separate"/>
            </w:r>
            <w:r>
              <w:rPr>
                <w:noProof/>
                <w:webHidden/>
              </w:rPr>
              <w:t>17</w:t>
            </w:r>
            <w:r>
              <w:rPr>
                <w:noProof/>
                <w:webHidden/>
              </w:rPr>
              <w:fldChar w:fldCharType="end"/>
            </w:r>
          </w:hyperlink>
        </w:p>
        <w:p w14:paraId="3A4C4249" w14:textId="7ACCA1F3" w:rsidR="00C46AFB" w:rsidRDefault="00C46AFB">
          <w:pPr>
            <w:pStyle w:val="TM3"/>
            <w:tabs>
              <w:tab w:val="left" w:pos="1320"/>
              <w:tab w:val="right" w:leader="dot" w:pos="9062"/>
            </w:tabs>
            <w:rPr>
              <w:noProof/>
            </w:rPr>
          </w:pPr>
          <w:hyperlink w:anchor="_Toc147139639" w:history="1">
            <w:r w:rsidRPr="0018135C">
              <w:rPr>
                <w:rStyle w:val="Lienhypertexte"/>
                <w:noProof/>
              </w:rPr>
              <w:t>1.3.1.1</w:t>
            </w:r>
            <w:r>
              <w:rPr>
                <w:noProof/>
              </w:rPr>
              <w:tab/>
            </w:r>
            <w:r w:rsidRPr="0018135C">
              <w:rPr>
                <w:rStyle w:val="Lienhypertexte"/>
                <w:noProof/>
              </w:rPr>
              <w:t>Données de réanalyse ERA5</w:t>
            </w:r>
            <w:r>
              <w:rPr>
                <w:noProof/>
                <w:webHidden/>
              </w:rPr>
              <w:tab/>
            </w:r>
            <w:r>
              <w:rPr>
                <w:noProof/>
                <w:webHidden/>
              </w:rPr>
              <w:fldChar w:fldCharType="begin"/>
            </w:r>
            <w:r>
              <w:rPr>
                <w:noProof/>
                <w:webHidden/>
              </w:rPr>
              <w:instrText xml:space="preserve"> PAGEREF _Toc147139639 \h </w:instrText>
            </w:r>
            <w:r>
              <w:rPr>
                <w:noProof/>
                <w:webHidden/>
              </w:rPr>
            </w:r>
            <w:r>
              <w:rPr>
                <w:noProof/>
                <w:webHidden/>
              </w:rPr>
              <w:fldChar w:fldCharType="separate"/>
            </w:r>
            <w:r>
              <w:rPr>
                <w:noProof/>
                <w:webHidden/>
              </w:rPr>
              <w:t>17</w:t>
            </w:r>
            <w:r>
              <w:rPr>
                <w:noProof/>
                <w:webHidden/>
              </w:rPr>
              <w:fldChar w:fldCharType="end"/>
            </w:r>
          </w:hyperlink>
        </w:p>
        <w:p w14:paraId="1A97C257" w14:textId="5DA2A0A9" w:rsidR="00C46AFB" w:rsidRDefault="00C46AFB">
          <w:pPr>
            <w:pStyle w:val="TM3"/>
            <w:tabs>
              <w:tab w:val="left" w:pos="1320"/>
              <w:tab w:val="right" w:leader="dot" w:pos="9062"/>
            </w:tabs>
            <w:rPr>
              <w:noProof/>
            </w:rPr>
          </w:pPr>
          <w:hyperlink w:anchor="_Toc147139640" w:history="1">
            <w:r w:rsidRPr="0018135C">
              <w:rPr>
                <w:rStyle w:val="Lienhypertexte"/>
                <w:noProof/>
              </w:rPr>
              <w:t>1.3.1.2</w:t>
            </w:r>
            <w:r>
              <w:rPr>
                <w:noProof/>
              </w:rPr>
              <w:tab/>
            </w:r>
            <w:r w:rsidRPr="0018135C">
              <w:rPr>
                <w:rStyle w:val="Lienhypertexte"/>
                <w:noProof/>
              </w:rPr>
              <w:t>Données de réanalyse C3S Arctic Regional Reanalysis (CARRA)</w:t>
            </w:r>
            <w:r>
              <w:rPr>
                <w:noProof/>
                <w:webHidden/>
              </w:rPr>
              <w:tab/>
            </w:r>
            <w:r>
              <w:rPr>
                <w:noProof/>
                <w:webHidden/>
              </w:rPr>
              <w:fldChar w:fldCharType="begin"/>
            </w:r>
            <w:r>
              <w:rPr>
                <w:noProof/>
                <w:webHidden/>
              </w:rPr>
              <w:instrText xml:space="preserve"> PAGEREF _Toc147139640 \h </w:instrText>
            </w:r>
            <w:r>
              <w:rPr>
                <w:noProof/>
                <w:webHidden/>
              </w:rPr>
            </w:r>
            <w:r>
              <w:rPr>
                <w:noProof/>
                <w:webHidden/>
              </w:rPr>
              <w:fldChar w:fldCharType="separate"/>
            </w:r>
            <w:r>
              <w:rPr>
                <w:noProof/>
                <w:webHidden/>
              </w:rPr>
              <w:t>18</w:t>
            </w:r>
            <w:r>
              <w:rPr>
                <w:noProof/>
                <w:webHidden/>
              </w:rPr>
              <w:fldChar w:fldCharType="end"/>
            </w:r>
          </w:hyperlink>
        </w:p>
        <w:p w14:paraId="4B073296" w14:textId="66E3A64F" w:rsidR="00C46AFB" w:rsidRDefault="00C46AFB">
          <w:pPr>
            <w:pStyle w:val="TM3"/>
            <w:tabs>
              <w:tab w:val="left" w:pos="1320"/>
              <w:tab w:val="right" w:leader="dot" w:pos="9062"/>
            </w:tabs>
            <w:rPr>
              <w:noProof/>
            </w:rPr>
          </w:pPr>
          <w:hyperlink w:anchor="_Toc147139641" w:history="1">
            <w:r w:rsidRPr="0018135C">
              <w:rPr>
                <w:rStyle w:val="Lienhypertexte"/>
                <w:noProof/>
              </w:rPr>
              <w:t>1.3.1.3</w:t>
            </w:r>
            <w:r>
              <w:rPr>
                <w:noProof/>
              </w:rPr>
              <w:tab/>
            </w:r>
            <w:r w:rsidRPr="0018135C">
              <w:rPr>
                <w:rStyle w:val="Lienhypertexte"/>
                <w:noProof/>
              </w:rPr>
              <w:t>Données de réanalyse Arome-Arctic</w:t>
            </w:r>
            <w:r>
              <w:rPr>
                <w:noProof/>
                <w:webHidden/>
              </w:rPr>
              <w:tab/>
            </w:r>
            <w:r>
              <w:rPr>
                <w:noProof/>
                <w:webHidden/>
              </w:rPr>
              <w:fldChar w:fldCharType="begin"/>
            </w:r>
            <w:r>
              <w:rPr>
                <w:noProof/>
                <w:webHidden/>
              </w:rPr>
              <w:instrText xml:space="preserve"> PAGEREF _Toc147139641 \h </w:instrText>
            </w:r>
            <w:r>
              <w:rPr>
                <w:noProof/>
                <w:webHidden/>
              </w:rPr>
            </w:r>
            <w:r>
              <w:rPr>
                <w:noProof/>
                <w:webHidden/>
              </w:rPr>
              <w:fldChar w:fldCharType="separate"/>
            </w:r>
            <w:r>
              <w:rPr>
                <w:noProof/>
                <w:webHidden/>
              </w:rPr>
              <w:t>19</w:t>
            </w:r>
            <w:r>
              <w:rPr>
                <w:noProof/>
                <w:webHidden/>
              </w:rPr>
              <w:fldChar w:fldCharType="end"/>
            </w:r>
          </w:hyperlink>
        </w:p>
        <w:p w14:paraId="6E2C7A0F" w14:textId="6C975368" w:rsidR="00C46AFB" w:rsidRDefault="00C46AFB">
          <w:pPr>
            <w:pStyle w:val="TM1"/>
            <w:tabs>
              <w:tab w:val="left" w:pos="660"/>
              <w:tab w:val="right" w:leader="dot" w:pos="9062"/>
            </w:tabs>
            <w:rPr>
              <w:noProof/>
            </w:rPr>
          </w:pPr>
          <w:hyperlink w:anchor="_Toc147139642" w:history="1">
            <w:r w:rsidRPr="0018135C">
              <w:rPr>
                <w:rStyle w:val="Lienhypertexte"/>
                <w:noProof/>
              </w:rPr>
              <w:t>1.4</w:t>
            </w:r>
            <w:r>
              <w:rPr>
                <w:noProof/>
              </w:rPr>
              <w:tab/>
            </w:r>
            <w:r w:rsidRPr="0018135C">
              <w:rPr>
                <w:rStyle w:val="Lienhypertexte"/>
                <w:noProof/>
              </w:rPr>
              <w:t>Conclusion</w:t>
            </w:r>
            <w:r>
              <w:rPr>
                <w:noProof/>
                <w:webHidden/>
              </w:rPr>
              <w:tab/>
            </w:r>
            <w:r>
              <w:rPr>
                <w:noProof/>
                <w:webHidden/>
              </w:rPr>
              <w:fldChar w:fldCharType="begin"/>
            </w:r>
            <w:r>
              <w:rPr>
                <w:noProof/>
                <w:webHidden/>
              </w:rPr>
              <w:instrText xml:space="preserve"> PAGEREF _Toc147139642 \h </w:instrText>
            </w:r>
            <w:r>
              <w:rPr>
                <w:noProof/>
                <w:webHidden/>
              </w:rPr>
            </w:r>
            <w:r>
              <w:rPr>
                <w:noProof/>
                <w:webHidden/>
              </w:rPr>
              <w:fldChar w:fldCharType="separate"/>
            </w:r>
            <w:r>
              <w:rPr>
                <w:noProof/>
                <w:webHidden/>
              </w:rPr>
              <w:t>20</w:t>
            </w:r>
            <w:r>
              <w:rPr>
                <w:noProof/>
                <w:webHidden/>
              </w:rPr>
              <w:fldChar w:fldCharType="end"/>
            </w:r>
          </w:hyperlink>
        </w:p>
        <w:p w14:paraId="030E8FDD" w14:textId="0467ABFB" w:rsidR="00C46AFB" w:rsidRDefault="00C46AFB">
          <w:pPr>
            <w:rPr>
              <w:ins w:id="162" w:author="Luc Frison" w:date="2023-10-02T11:46:00Z"/>
            </w:rPr>
          </w:pPr>
          <w:ins w:id="163" w:author="Luc Frison" w:date="2023-10-02T11:46:00Z">
            <w:r>
              <w:rPr>
                <w:b/>
                <w:bCs/>
              </w:rPr>
              <w:fldChar w:fldCharType="end"/>
            </w:r>
          </w:ins>
        </w:p>
        <w:customXmlInsRangeStart w:id="164" w:author="Luc Frison" w:date="2023-10-02T11:46:00Z"/>
      </w:sdtContent>
    </w:sdt>
    <w:customXmlInsRangeEnd w:id="164"/>
    <w:p w14:paraId="08740EC9" w14:textId="77777777" w:rsidR="00EF5766" w:rsidRDefault="00EF5766" w:rsidP="004A697B">
      <w:pPr>
        <w:jc w:val="both"/>
      </w:pPr>
    </w:p>
    <w:sectPr w:rsidR="00EF576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Queyrel Julien" w:date="2023-09-22T15:48:00Z" w:initials="QJ">
    <w:p w14:paraId="5D4B2DB6" w14:textId="77777777" w:rsidR="00BC4AB9" w:rsidRDefault="00BC4AB9">
      <w:pPr>
        <w:pStyle w:val="Commentaire"/>
      </w:pPr>
      <w:r>
        <w:rPr>
          <w:rStyle w:val="Marquedecommentaire"/>
        </w:rPr>
        <w:annotationRef/>
      </w:r>
      <w:r>
        <w:t>il faut essayer de pas seulement s’en tenir à une énumération de ce qu’on dire dans les sous-parties, mais déjà faire une introduction de la partie : on peut par ex commencer à esquisser ce qu’est une région polaire/climat ?</w:t>
      </w:r>
    </w:p>
    <w:p w14:paraId="28258B9D" w14:textId="77777777" w:rsidR="00BC4AB9" w:rsidRDefault="00BC4AB9">
      <w:pPr>
        <w:pStyle w:val="Commentaire"/>
      </w:pPr>
      <w:r>
        <w:t>là il faut attendre le 1.1.1.2 avant de savoir de quoi on parle</w:t>
      </w:r>
    </w:p>
  </w:comment>
  <w:comment w:id="4" w:author="Queyrel Julien" w:date="2023-09-22T15:45:00Z" w:initials="QJ">
    <w:p w14:paraId="4369E079" w14:textId="77777777" w:rsidR="00BC4AB9" w:rsidRDefault="00BC4AB9">
      <w:pPr>
        <w:pStyle w:val="Commentaire"/>
      </w:pPr>
      <w:r>
        <w:rPr>
          <w:rStyle w:val="Marquedecommentaire"/>
        </w:rPr>
        <w:annotationRef/>
      </w:r>
      <w:r>
        <w:t>ce qui me gène un peu c’est que tropo c’est plus général que climat polaire</w:t>
      </w:r>
    </w:p>
  </w:comment>
  <w:comment w:id="5" w:author="Queyrel Julien" w:date="2023-09-22T15:49:00Z" w:initials="QJ">
    <w:p w14:paraId="4FD56503" w14:textId="77777777" w:rsidR="00BC4AB9" w:rsidRDefault="00BC4AB9">
      <w:pPr>
        <w:pStyle w:val="Commentaire"/>
      </w:pPr>
      <w:r>
        <w:rPr>
          <w:rStyle w:val="Marquedecommentaire"/>
        </w:rPr>
        <w:annotationRef/>
      </w:r>
      <w:r>
        <w:t>idée rajout : lesquels, exemples ? quels sont les autres qui se préduisent plus haut et qui on une influenc e sur la météo ?</w:t>
      </w:r>
    </w:p>
  </w:comment>
  <w:comment w:id="6" w:author="Queyrel Julien" w:date="2023-09-22T15:51:00Z" w:initials="QJ">
    <w:p w14:paraId="489102E0" w14:textId="77777777" w:rsidR="00BC4AB9" w:rsidRDefault="00BC4AB9">
      <w:pPr>
        <w:pStyle w:val="Commentaire"/>
      </w:pPr>
      <w:r>
        <w:rPr>
          <w:rStyle w:val="Marquedecommentaire"/>
        </w:rPr>
        <w:annotationRef/>
      </w:r>
      <w:r>
        <w:t>faudrait dire qu’est-ce qui défini la fin de la tropo ?</w:t>
      </w:r>
    </w:p>
  </w:comment>
  <w:comment w:id="7" w:author="Queyrel Julien" w:date="2023-09-22T15:51:00Z" w:initials="QJ">
    <w:p w14:paraId="7E281C98" w14:textId="77777777" w:rsidR="00BC4AB9" w:rsidRDefault="00BC4AB9">
      <w:pPr>
        <w:pStyle w:val="Commentaire"/>
      </w:pPr>
      <w:r>
        <w:rPr>
          <w:rStyle w:val="Marquedecommentaire"/>
        </w:rPr>
        <w:annotationRef/>
      </w:r>
      <w:r>
        <w:t>un schéma des diverses couches de l’atmosphère ? avec un gradient de T° ?</w:t>
      </w:r>
    </w:p>
  </w:comment>
  <w:comment w:id="8" w:author="Queyrel Julien" w:date="2023-09-22T15:53:00Z" w:initials="QJ">
    <w:p w14:paraId="2C0CC0B7" w14:textId="4B65ED4F" w:rsidR="00BC4AB9" w:rsidRDefault="00BC4AB9">
      <w:pPr>
        <w:pStyle w:val="Commentaire"/>
      </w:pPr>
      <w:r>
        <w:rPr>
          <w:rStyle w:val="Marquedecommentaire"/>
        </w:rPr>
        <w:annotationRef/>
      </w:r>
      <w:r>
        <w:t>ordre de grandeu</w:t>
      </w:r>
    </w:p>
  </w:comment>
  <w:comment w:id="9" w:author="Queyrel Julien" w:date="2023-09-22T15:52:00Z" w:initials="QJ">
    <w:p w14:paraId="63DDEF86" w14:textId="77777777" w:rsidR="00BC4AB9" w:rsidRDefault="00BC4AB9">
      <w:pPr>
        <w:pStyle w:val="Commentaire"/>
      </w:pPr>
      <w:r>
        <w:rPr>
          <w:rStyle w:val="Marquedecommentaire"/>
        </w:rPr>
        <w:annotationRef/>
      </w:r>
      <w:r>
        <w:t>est-ce le bon terme ?</w:t>
      </w:r>
    </w:p>
  </w:comment>
  <w:comment w:id="10" w:author="Queyrel Julien" w:date="2023-09-22T15:53:00Z" w:initials="QJ">
    <w:p w14:paraId="204DD441" w14:textId="4B3F57A2" w:rsidR="00BC4AB9" w:rsidRDefault="00BC4AB9">
      <w:pPr>
        <w:pStyle w:val="Commentaire"/>
      </w:pPr>
      <w:r>
        <w:rPr>
          <w:rStyle w:val="Marquedecommentaire"/>
        </w:rPr>
        <w:annotationRef/>
      </w:r>
      <w:r>
        <w:t>idem ordre de grandeur ?</w:t>
      </w:r>
    </w:p>
  </w:comment>
  <w:comment w:id="12" w:author="Queyrel Julien" w:date="2023-09-22T15:54:00Z" w:initials="QJ">
    <w:p w14:paraId="55582581" w14:textId="75C5EE44" w:rsidR="00BC4AB9" w:rsidRDefault="00BC4AB9">
      <w:pPr>
        <w:pStyle w:val="Commentaire"/>
      </w:pPr>
      <w:r>
        <w:rPr>
          <w:rStyle w:val="Marquedecommentaire"/>
        </w:rPr>
        <w:annotationRef/>
      </w:r>
      <w:r>
        <w:t>pas sûr que la transition est nécessaier</w:t>
      </w:r>
    </w:p>
  </w:comment>
  <w:comment w:id="17" w:author="Queyrel Julien" w:date="2023-09-22T15:56:00Z" w:initials="QJ">
    <w:p w14:paraId="1460FE0F" w14:textId="7F79E165" w:rsidR="00BC4AB9" w:rsidRDefault="00BC4AB9" w:rsidP="00850321">
      <w:pPr>
        <w:pStyle w:val="Commentaire"/>
        <w:numPr>
          <w:ilvl w:val="0"/>
          <w:numId w:val="9"/>
        </w:numPr>
      </w:pPr>
      <w:r>
        <w:rPr>
          <w:rStyle w:val="Marquedecommentaire"/>
        </w:rPr>
        <w:annotationRef/>
      </w:r>
      <w:r>
        <w:t>impact sur la météo, comment ? pq ?</w:t>
      </w:r>
    </w:p>
  </w:comment>
  <w:comment w:id="18" w:author="Queyrel Julien" w:date="2023-09-22T16:06:00Z" w:initials="QJ">
    <w:p w14:paraId="4BB969F9" w14:textId="67181502" w:rsidR="00BC4AB9" w:rsidRDefault="00BC4AB9">
      <w:pPr>
        <w:pStyle w:val="Commentaire"/>
      </w:pPr>
      <w:r>
        <w:rPr>
          <w:rStyle w:val="Marquedecommentaire"/>
        </w:rPr>
        <w:annotationRef/>
      </w:r>
      <w:r>
        <w:t>reformuler (+sieur phrases) &amp; être plus précis/ exhaustif : vapeur d’eau, indice. Réfraction grand et petite échelle</w:t>
      </w:r>
    </w:p>
  </w:comment>
  <w:comment w:id="19" w:author="Queyrel Julien" w:date="2023-09-22T16:07:00Z" w:initials="QJ">
    <w:p w14:paraId="2B0D903D" w14:textId="77777777" w:rsidR="00BC4AB9" w:rsidRDefault="00BC4AB9">
      <w:pPr>
        <w:pStyle w:val="Commentaire"/>
      </w:pPr>
      <w:r>
        <w:rPr>
          <w:rStyle w:val="Marquedecommentaire"/>
        </w:rPr>
        <w:annotationRef/>
      </w:r>
      <w:r>
        <w:t>idem… «réflexion » je sais pas trop.</w:t>
      </w:r>
    </w:p>
    <w:p w14:paraId="21EADB0D" w14:textId="29FC7AE3" w:rsidR="00BC4AB9" w:rsidRDefault="00BC4AB9">
      <w:pPr>
        <w:pStyle w:val="Commentaire"/>
      </w:pPr>
      <w:r>
        <w:t>quid de la dépolarisation ? il faut rentre un peu plus dans le détail même si ce n’est pas le sujet spécifique de la thèse, mais peut-être le fais-tu plus tard.</w:t>
      </w:r>
    </w:p>
  </w:comment>
  <w:comment w:id="20" w:author="Queyrel Julien" w:date="2023-09-22T16:09:00Z" w:initials="QJ">
    <w:p w14:paraId="135FF98C" w14:textId="295FD450" w:rsidR="00BC4AB9" w:rsidRDefault="00BC4AB9">
      <w:pPr>
        <w:pStyle w:val="Commentaire"/>
      </w:pPr>
      <w:r>
        <w:rPr>
          <w:rStyle w:val="Marquedecommentaire"/>
        </w:rPr>
        <w:annotationRef/>
      </w:r>
      <w:r>
        <w:t>si tu dis ça il faut dire en quoi il sont différents  ? au moins citer des exemples, ou alors dit qu’on le voit plus loin</w:t>
      </w:r>
    </w:p>
  </w:comment>
  <w:comment w:id="22" w:author="Queyrel Julien" w:date="2023-09-22T16:11:00Z" w:initials="QJ">
    <w:p w14:paraId="6A52A402" w14:textId="76BBA068" w:rsidR="00BC4AB9" w:rsidRDefault="00BC4AB9">
      <w:pPr>
        <w:pStyle w:val="Commentaire"/>
      </w:pPr>
      <w:r>
        <w:rPr>
          <w:rStyle w:val="Marquedecommentaire"/>
        </w:rPr>
        <w:annotationRef/>
      </w:r>
      <w:r>
        <w:t>exemples de systèmes satcom</w:t>
      </w:r>
    </w:p>
  </w:comment>
  <w:comment w:id="23" w:author="Queyrel Julien" w:date="2023-09-22T16:11:00Z" w:initials="QJ">
    <w:p w14:paraId="1705BF81" w14:textId="6441074D" w:rsidR="00BC4AB9" w:rsidRDefault="00BC4AB9">
      <w:pPr>
        <w:pStyle w:val="Commentaire"/>
      </w:pPr>
      <w:r>
        <w:rPr>
          <w:rStyle w:val="Marquedecommentaire"/>
        </w:rPr>
        <w:annotationRef/>
      </w:r>
      <w:r>
        <w:t>pas sûr de comprendre</w:t>
      </w:r>
    </w:p>
  </w:comment>
  <w:comment w:id="26" w:author="Queyrel Julien" w:date="2023-09-22T16:14:00Z" w:initials="QJ">
    <w:p w14:paraId="6A7F2E00" w14:textId="1D9BD9A2" w:rsidR="00BC4AB9" w:rsidRDefault="00BC4AB9">
      <w:pPr>
        <w:pStyle w:val="Commentaire"/>
      </w:pPr>
      <w:r>
        <w:rPr>
          <w:rStyle w:val="Marquedecommentaire"/>
        </w:rPr>
        <w:annotationRef/>
      </w:r>
      <w:r>
        <w:t>impact de T° sur la propa ?</w:t>
      </w:r>
    </w:p>
  </w:comment>
  <w:comment w:id="27" w:author="Queyrel Julien" w:date="2023-09-22T16:15:00Z" w:initials="QJ">
    <w:p w14:paraId="7EF8E700" w14:textId="59D4F26E" w:rsidR="00BC4AB9" w:rsidRDefault="00BC4AB9">
      <w:pPr>
        <w:pStyle w:val="Commentaire"/>
      </w:pPr>
      <w:r>
        <w:rPr>
          <w:rStyle w:val="Marquedecommentaire"/>
        </w:rPr>
        <w:annotationRef/>
      </w:r>
      <w:r>
        <w:t>impact de la glace sur le climat</w:t>
      </w:r>
    </w:p>
  </w:comment>
  <w:comment w:id="28" w:author="Queyrel Julien" w:date="2023-09-22T16:15:00Z" w:initials="QJ">
    <w:p w14:paraId="59654951" w14:textId="13F94227" w:rsidR="00BC4AB9" w:rsidRDefault="00BC4AB9">
      <w:pPr>
        <w:pStyle w:val="Commentaire"/>
      </w:pPr>
      <w:r>
        <w:rPr>
          <w:rStyle w:val="Marquedecommentaire"/>
        </w:rPr>
        <w:annotationRef/>
      </w:r>
      <w:r>
        <w:t>faut expliquer un peu plus …</w:t>
      </w:r>
    </w:p>
  </w:comment>
  <w:comment w:id="30" w:author="Queyrel Julien" w:date="2023-09-22T16:16:00Z" w:initials="QJ">
    <w:p w14:paraId="628E6E6D" w14:textId="16B347CC" w:rsidR="00BC4AB9" w:rsidRDefault="00BC4AB9">
      <w:pPr>
        <w:pStyle w:val="Commentaire"/>
      </w:pPr>
      <w:r>
        <w:rPr>
          <w:rStyle w:val="Marquedecommentaire"/>
        </w:rPr>
        <w:annotationRef/>
      </w:r>
      <w:r>
        <w:t>juste formellement : ne confond pas climat et région dans le texte</w:t>
      </w:r>
    </w:p>
  </w:comment>
  <w:comment w:id="34" w:author="Queyrel Julien" w:date="2023-09-22T16:19:00Z" w:initials="QJ">
    <w:p w14:paraId="115D64EC" w14:textId="1318A700" w:rsidR="00BC4AB9" w:rsidRDefault="00BC4AB9">
      <w:pPr>
        <w:pStyle w:val="Commentaire"/>
      </w:pPr>
      <w:r>
        <w:rPr>
          <w:rStyle w:val="Marquedecommentaire"/>
        </w:rPr>
        <w:annotationRef/>
      </w:r>
      <w:r>
        <w:t>j’ai fait la remarque avant il me semble : expliquer p lus précisément</w:t>
      </w:r>
    </w:p>
  </w:comment>
  <w:comment w:id="35" w:author="Queyrel Julien" w:date="2023-09-22T16:20:00Z" w:initials="QJ">
    <w:p w14:paraId="33CB600A" w14:textId="22DF72AE" w:rsidR="00BC4AB9" w:rsidRDefault="00BC4AB9">
      <w:pPr>
        <w:pStyle w:val="Commentaire"/>
      </w:pPr>
      <w:r>
        <w:rPr>
          <w:rStyle w:val="Marquedecommentaire"/>
        </w:rPr>
        <w:annotationRef/>
      </w:r>
      <w:r>
        <w:t>répétition, il faudrait expliquer un peu plus</w:t>
      </w:r>
    </w:p>
  </w:comment>
  <w:comment w:id="36" w:author="Queyrel Julien" w:date="2023-09-22T16:21:00Z" w:initials="QJ">
    <w:p w14:paraId="713F4AFC" w14:textId="1E260FEB" w:rsidR="00BC4AB9" w:rsidRDefault="00BC4AB9">
      <w:pPr>
        <w:pStyle w:val="Commentaire"/>
      </w:pPr>
      <w:r>
        <w:rPr>
          <w:rStyle w:val="Marquedecommentaire"/>
        </w:rPr>
        <w:annotationRef/>
      </w:r>
      <w:r>
        <w:t xml:space="preserve"> seulement vrai pour du GEO. les coms peuvent être aussi entre un segment sol &amp; sat LEO : c’est d’ailleurs souvent le cas </w:t>
      </w:r>
      <w:r>
        <w:sym w:font="Wingdings" w:char="F0E0"/>
      </w:r>
      <w:r>
        <w:t xml:space="preserve"> intérets des passages nfréquents</w:t>
      </w:r>
    </w:p>
  </w:comment>
  <w:comment w:id="37" w:author="Queyrel Julien" w:date="2023-09-22T16:22:00Z" w:initials="QJ">
    <w:p w14:paraId="353D5DC6" w14:textId="0E2F365B" w:rsidR="00BC4AB9" w:rsidRDefault="00BC4AB9">
      <w:pPr>
        <w:pStyle w:val="Commentaire"/>
      </w:pPr>
      <w:r>
        <w:rPr>
          <w:rStyle w:val="Marquedecommentaire"/>
        </w:rPr>
        <w:annotationRef/>
      </w:r>
      <w:r>
        <w:t>attention la figure n’illustre pas vraiment ton propos…</w:t>
      </w:r>
    </w:p>
  </w:comment>
  <w:comment w:id="40" w:author="Queyrel Julien" w:date="2023-09-22T16:26:00Z" w:initials="QJ">
    <w:p w14:paraId="0DE6CD65" w14:textId="60CC2D0C" w:rsidR="00BC4AB9" w:rsidRDefault="00BC4AB9">
      <w:pPr>
        <w:pStyle w:val="Commentaire"/>
      </w:pPr>
      <w:r>
        <w:rPr>
          <w:rStyle w:val="Marquedecommentaire"/>
        </w:rPr>
        <w:annotationRef/>
      </w:r>
      <w:r>
        <w:t>si tu dis ça, il ne faut pas s’en tenir aux modèles ITU-R P.…</w:t>
      </w:r>
    </w:p>
  </w:comment>
  <w:comment w:id="43" w:author="Queyrel Julien" w:date="2023-09-22T16:25:00Z" w:initials="QJ">
    <w:p w14:paraId="24BBDFFA" w14:textId="4C4854B7" w:rsidR="00BC4AB9" w:rsidRDefault="00BC4AB9">
      <w:pPr>
        <w:pStyle w:val="Commentaire"/>
      </w:pPr>
      <w:r>
        <w:rPr>
          <w:rStyle w:val="Marquedecommentaire"/>
        </w:rPr>
        <w:annotationRef/>
      </w:r>
      <w:r>
        <w:t>une figure de l’atten spé oxy et wv aux différentes fréquences illustrerait bien le propos. Attention à certaines bandes justement. À 60GHz par ex, gros soucis avec l’oxygene</w:t>
      </w:r>
    </w:p>
  </w:comment>
  <w:comment w:id="44" w:author="Queyrel Julien" w:date="2023-09-22T16:34:00Z" w:initials="QJ">
    <w:p w14:paraId="16F65AE3" w14:textId="08C95CE4" w:rsidR="00BC4AB9" w:rsidRDefault="00BC4AB9">
      <w:pPr>
        <w:pStyle w:val="Commentaire"/>
      </w:pPr>
      <w:r>
        <w:rPr>
          <w:rStyle w:val="Marquedecommentaire"/>
        </w:rPr>
        <w:annotationRef/>
      </w:r>
      <w:r>
        <w:t>ligne ça vient de « absoption line » en anglais si je ne m’abuse, utiliser plus « raie » en FR</w:t>
      </w:r>
    </w:p>
    <w:p w14:paraId="3B90E676" w14:textId="2FFD50C0" w:rsidR="00BC4AB9" w:rsidRDefault="00BC4AB9">
      <w:pPr>
        <w:pStyle w:val="Commentaire"/>
      </w:pPr>
    </w:p>
    <w:p w14:paraId="3D4D6AD2" w14:textId="33AC2597" w:rsidR="00BC4AB9" w:rsidRDefault="00BC4AB9">
      <w:pPr>
        <w:pStyle w:val="Commentaire"/>
      </w:pPr>
      <w:r>
        <w:t xml:space="preserve">il faut faire ref au modèle original « MPM »: </w:t>
      </w:r>
    </w:p>
    <w:p w14:paraId="011190D8" w14:textId="77777777" w:rsidR="00BC4AB9" w:rsidRPr="00067BE1" w:rsidRDefault="00BC4AB9" w:rsidP="00067BE1">
      <w:pPr>
        <w:autoSpaceDE w:val="0"/>
        <w:autoSpaceDN w:val="0"/>
        <w:adjustRightInd w:val="0"/>
        <w:spacing w:after="0" w:line="240" w:lineRule="auto"/>
        <w:rPr>
          <w:rFonts w:ascii="Times New Roman" w:hAnsi="Times New Roman" w:cs="Times New Roman"/>
          <w:sz w:val="24"/>
          <w:szCs w:val="24"/>
          <w:lang w:val="en-GB"/>
        </w:rPr>
      </w:pPr>
      <w:r w:rsidRPr="00067BE1">
        <w:rPr>
          <w:rFonts w:ascii="Times New Roman" w:hAnsi="Times New Roman" w:cs="Times New Roman"/>
          <w:sz w:val="24"/>
          <w:szCs w:val="24"/>
          <w:lang w:val="en-GB"/>
        </w:rPr>
        <w:t>H. J. Liebe, G. A. Hufford, et M. G. Cotton, « PROPAGATION MODELING OF MOIST AIR AND</w:t>
      </w:r>
    </w:p>
    <w:p w14:paraId="19EE6FE2" w14:textId="77777777" w:rsidR="00BC4AB9" w:rsidRPr="00067BE1" w:rsidRDefault="00BC4AB9" w:rsidP="00067BE1">
      <w:pPr>
        <w:autoSpaceDE w:val="0"/>
        <w:autoSpaceDN w:val="0"/>
        <w:adjustRightInd w:val="0"/>
        <w:spacing w:after="0" w:line="240" w:lineRule="auto"/>
        <w:rPr>
          <w:rFonts w:ascii="Times New Roman" w:hAnsi="Times New Roman" w:cs="Times New Roman"/>
          <w:sz w:val="16"/>
          <w:szCs w:val="16"/>
          <w:lang w:val="en-GB"/>
        </w:rPr>
      </w:pPr>
      <w:r w:rsidRPr="00067BE1">
        <w:rPr>
          <w:rFonts w:ascii="Times New Roman" w:hAnsi="Times New Roman" w:cs="Times New Roman"/>
          <w:sz w:val="24"/>
          <w:szCs w:val="24"/>
          <w:lang w:val="en-GB"/>
        </w:rPr>
        <w:t xml:space="preserve">SUSPENDED WATER/ICE PARTICLES AT F1U:QUENCIES BELOW 1000 GHz », </w:t>
      </w:r>
      <w:r w:rsidRPr="00067BE1">
        <w:rPr>
          <w:rFonts w:ascii="Times New Roman" w:hAnsi="Times New Roman" w:cs="Times New Roman"/>
          <w:i/>
          <w:iCs/>
          <w:sz w:val="24"/>
          <w:szCs w:val="24"/>
          <w:lang w:val="en-GB"/>
        </w:rPr>
        <w:t>AGARD</w:t>
      </w:r>
      <w:r w:rsidRPr="00067BE1">
        <w:rPr>
          <w:rFonts w:ascii="Times New Roman" w:hAnsi="Times New Roman" w:cs="Times New Roman"/>
          <w:sz w:val="24"/>
          <w:szCs w:val="24"/>
          <w:lang w:val="en-GB"/>
        </w:rPr>
        <w:t>, n</w:t>
      </w:r>
      <w:r w:rsidRPr="00067BE1">
        <w:rPr>
          <w:rFonts w:ascii="Times New Roman" w:hAnsi="Times New Roman" w:cs="Times New Roman"/>
          <w:sz w:val="16"/>
          <w:szCs w:val="16"/>
          <w:lang w:val="en-GB"/>
        </w:rPr>
        <w:t>o</w:t>
      </w:r>
    </w:p>
    <w:p w14:paraId="4BB426F5" w14:textId="6B46FA88" w:rsidR="00BC4AB9" w:rsidRDefault="00BC4AB9" w:rsidP="00067BE1">
      <w:pPr>
        <w:pStyle w:val="Commentaire"/>
      </w:pPr>
      <w:r>
        <w:rPr>
          <w:rFonts w:ascii="Times New Roman" w:hAnsi="Times New Roman" w:cs="Times New Roman"/>
          <w:sz w:val="24"/>
          <w:szCs w:val="24"/>
        </w:rPr>
        <w:t>542, p. 13, mai 1993.</w:t>
      </w:r>
    </w:p>
  </w:comment>
  <w:comment w:id="59" w:author="Queyrel Julien" w:date="2023-09-22T16:48:00Z" w:initials="QJ">
    <w:p w14:paraId="60C7E2B7" w14:textId="5205CC6B" w:rsidR="00BC4AB9" w:rsidRDefault="00BC4AB9">
      <w:pPr>
        <w:pStyle w:val="Commentaire"/>
      </w:pPr>
      <w:r>
        <w:rPr>
          <w:rStyle w:val="Marquedecommentaire"/>
        </w:rPr>
        <w:annotationRef/>
      </w:r>
      <w:r>
        <w:t>dans la figure ,mettre la partie gaz auparavant</w:t>
      </w:r>
    </w:p>
  </w:comment>
  <w:comment w:id="60" w:author="Queyrel Julien" w:date="2023-09-22T16:50:00Z" w:initials="QJ">
    <w:p w14:paraId="300D2D71" w14:textId="77D00F15" w:rsidR="00BC4AB9" w:rsidRDefault="00BC4AB9">
      <w:pPr>
        <w:pStyle w:val="Commentaire"/>
      </w:pPr>
      <w:r>
        <w:rPr>
          <w:rStyle w:val="Marquedecommentaire"/>
        </w:rPr>
        <w:annotationRef/>
      </w:r>
      <w:r>
        <w:t>reformuler</w:t>
      </w:r>
    </w:p>
  </w:comment>
  <w:comment w:id="61" w:author="Queyrel Julien" w:date="2023-09-22T16:50:00Z" w:initials="QJ">
    <w:p w14:paraId="03DF9E3B" w14:textId="1FEDA2AF" w:rsidR="00BC4AB9" w:rsidRDefault="00BC4AB9">
      <w:pPr>
        <w:pStyle w:val="Commentaire"/>
      </w:pPr>
      <w:r>
        <w:rPr>
          <w:rStyle w:val="Marquedecommentaire"/>
        </w:rPr>
        <w:annotationRef/>
      </w:r>
      <w:r>
        <w:t>dire pq on fait plus du Rayleigh, je vois que tu le dis plus tard, mais du coup pq mettre ça ici maintenant ?</w:t>
      </w:r>
    </w:p>
  </w:comment>
  <w:comment w:id="62" w:author="Queyrel Julien" w:date="2023-09-22T16:54:00Z" w:initials="QJ">
    <w:p w14:paraId="48991D31" w14:textId="77777777" w:rsidR="00BC4AB9" w:rsidRDefault="00BC4AB9">
      <w:pPr>
        <w:pStyle w:val="Commentaire"/>
      </w:pPr>
      <w:r>
        <w:rPr>
          <w:rStyle w:val="Marquedecommentaire"/>
        </w:rPr>
        <w:annotationRef/>
      </w:r>
      <w:r>
        <w:t>m-3/mm ou m-3/m non ?</w:t>
      </w:r>
    </w:p>
    <w:p w14:paraId="75B8E998" w14:textId="62DD140F" w:rsidR="00BC4AB9" w:rsidRDefault="00BC4AB9">
      <w:pPr>
        <w:pStyle w:val="Commentaire"/>
      </w:pPr>
      <w:r>
        <w:t>Fait gaffe à l’équation, la constante devant la somme notamment</w:t>
      </w:r>
    </w:p>
  </w:comment>
  <w:comment w:id="63" w:author="Queyrel Julien" w:date="2023-09-22T16:55:00Z" w:initials="QJ">
    <w:p w14:paraId="2DECFA7B" w14:textId="77777777" w:rsidR="00BC4AB9" w:rsidRDefault="00BC4AB9">
      <w:pPr>
        <w:pStyle w:val="Commentaire"/>
      </w:pPr>
      <w:r>
        <w:rPr>
          <w:rStyle w:val="Marquedecommentaire"/>
        </w:rPr>
        <w:annotationRef/>
      </w:r>
      <w:r>
        <w:t xml:space="preserve">pas nécessairement petite, mais devant la taille radio elec. </w:t>
      </w:r>
    </w:p>
    <w:p w14:paraId="13C38F92" w14:textId="77777777" w:rsidR="00BC4AB9" w:rsidRDefault="00BC4AB9">
      <w:pPr>
        <w:pStyle w:val="Commentaire"/>
      </w:pPr>
      <w:r>
        <w:t>faire une AN serait sympa pour donner un ordre de grandeur de la validité à nos fréquences.</w:t>
      </w:r>
    </w:p>
    <w:p w14:paraId="2F5EFDC6" w14:textId="77777777" w:rsidR="00BC4AB9" w:rsidRDefault="00BC4AB9">
      <w:pPr>
        <w:pStyle w:val="Commentaire"/>
      </w:pPr>
    </w:p>
    <w:p w14:paraId="7A86C493" w14:textId="61A15386" w:rsidR="00BC4AB9" w:rsidRDefault="00BC4AB9">
      <w:pPr>
        <w:pStyle w:val="Commentaire"/>
      </w:pPr>
      <w:r>
        <w:t>essaie d’illustre le plus possible tout ce que tu affirmes par des graphes / valeurs / exemple / application numérique. Ça rajoute énormément (en vrai, je rigole pas !) de valeur au texte et facilite la lecture !</w:t>
      </w:r>
    </w:p>
  </w:comment>
  <w:comment w:id="64" w:author="Queyrel Julien" w:date="2023-09-22T16:58:00Z" w:initials="QJ">
    <w:p w14:paraId="5F00E92A" w14:textId="3D27625F" w:rsidR="00BC4AB9" w:rsidRDefault="00BC4AB9">
      <w:pPr>
        <w:pStyle w:val="Commentaire"/>
      </w:pPr>
      <w:r>
        <w:rPr>
          <w:rStyle w:val="Marquedecommentaire"/>
        </w:rPr>
        <w:annotationRef/>
      </w:r>
      <w:r>
        <w:t>je me trompe p-ê mais pq pas absorbantes : dans la formule de Rayleigh on utilise bien sigma_ext qui prendre en compte sigma_abs ET sigma_sca, non ?</w:t>
      </w:r>
    </w:p>
  </w:comment>
  <w:comment w:id="66" w:author="Queyrel Julien" w:date="2023-09-22T17:01:00Z" w:initials="QJ">
    <w:p w14:paraId="77FA972B" w14:textId="7BB2ACED" w:rsidR="00BC4AB9" w:rsidRDefault="00BC4AB9">
      <w:pPr>
        <w:pStyle w:val="Commentaire"/>
      </w:pPr>
      <w:r>
        <w:rPr>
          <w:rStyle w:val="Marquedecommentaire"/>
        </w:rPr>
        <w:annotationRef/>
      </w:r>
      <w:r>
        <w:t>choisi peut-être qu’une seule formulation ricatti ou bessel : celle qui est codée dans l’ANS par ex…</w:t>
      </w:r>
    </w:p>
  </w:comment>
  <w:comment w:id="67" w:author="Queyrel Julien" w:date="2023-09-22T17:02:00Z" w:initials="QJ">
    <w:p w14:paraId="1FCCE809" w14:textId="77777777" w:rsidR="00BC4AB9" w:rsidRDefault="00BC4AB9">
      <w:pPr>
        <w:pStyle w:val="Commentaire"/>
      </w:pPr>
      <w:r>
        <w:rPr>
          <w:rStyle w:val="Marquedecommentaire"/>
        </w:rPr>
        <w:annotationRef/>
      </w:r>
      <w:r>
        <w:t>c’est plus pour speeder les calculs , non ?</w:t>
      </w:r>
    </w:p>
    <w:p w14:paraId="10A0EE52" w14:textId="451F8381" w:rsidR="00BC4AB9" w:rsidRDefault="00BC4AB9">
      <w:pPr>
        <w:pStyle w:val="Commentaire"/>
      </w:pPr>
      <w:r>
        <w:t>je t’avoue que je ne me rappelle plus comment je l’ai codé</w:t>
      </w:r>
    </w:p>
  </w:comment>
  <w:comment w:id="71" w:author="Queyrel Julien" w:date="2023-09-22T17:05:00Z" w:initials="QJ">
    <w:p w14:paraId="54EBCEAF" w14:textId="21BDB492" w:rsidR="00BC4AB9" w:rsidRDefault="00BC4AB9">
      <w:pPr>
        <w:pStyle w:val="Commentaire"/>
      </w:pPr>
      <w:r>
        <w:rPr>
          <w:rStyle w:val="Marquedecommentaire"/>
        </w:rPr>
        <w:annotationRef/>
      </w:r>
      <w:r>
        <w:t>mettre la vraie ref (en réalité THOR7 ce’st le nom du satellite utilisé pour la campagne de mesure de propa)</w:t>
      </w:r>
    </w:p>
  </w:comment>
  <w:comment w:id="73" w:author="Queyrel Julien" w:date="2023-09-22T17:06:00Z" w:initials="QJ">
    <w:p w14:paraId="01990B71" w14:textId="77777777" w:rsidR="00BC4AB9" w:rsidRDefault="00BC4AB9">
      <w:pPr>
        <w:pStyle w:val="Commentaire"/>
      </w:pPr>
      <w:r>
        <w:rPr>
          <w:rStyle w:val="Marquedecommentaire"/>
        </w:rPr>
        <w:annotationRef/>
      </w:r>
      <w:r>
        <w:t>reformuler, je ne suis pas sûr de te suivre.</w:t>
      </w:r>
    </w:p>
    <w:p w14:paraId="05C50E79" w14:textId="50D69096" w:rsidR="00BC4AB9" w:rsidRDefault="00BC4AB9">
      <w:pPr>
        <w:pStyle w:val="Commentaire"/>
      </w:pPr>
      <w:r>
        <w:t>l’ITU c’est pour des statistiques</w:t>
      </w:r>
    </w:p>
  </w:comment>
  <w:comment w:id="74" w:author="Queyrel Julien" w:date="2023-09-22T17:07:00Z" w:initials="QJ">
    <w:p w14:paraId="5275BC62" w14:textId="2B3FF0D5" w:rsidR="00BC4AB9" w:rsidRDefault="00BC4AB9">
      <w:pPr>
        <w:pStyle w:val="Commentaire"/>
      </w:pPr>
      <w:r>
        <w:rPr>
          <w:rStyle w:val="Marquedecommentaire"/>
        </w:rPr>
        <w:annotationRef/>
      </w:r>
      <w:r>
        <w:t>je ne serais pas si catégorique, il existe des modèle pour la neige tout de même, non ?</w:t>
      </w:r>
    </w:p>
  </w:comment>
  <w:comment w:id="107" w:author="Queyrel Julien" w:date="2023-09-22T17:20:00Z" w:initials="QJ">
    <w:p w14:paraId="498F0D79" w14:textId="21BDCF15" w:rsidR="00BC4AB9" w:rsidRDefault="00BC4AB9">
      <w:pPr>
        <w:pStyle w:val="Commentaire"/>
      </w:pPr>
      <w:r>
        <w:rPr>
          <w:rStyle w:val="Marquedecommentaire"/>
        </w:rPr>
        <w:annotationRef/>
      </w:r>
      <w:r>
        <w:t>?</w:t>
      </w:r>
    </w:p>
  </w:comment>
  <w:comment w:id="108" w:author="Queyrel Julien" w:date="2023-09-22T17:20:00Z" w:initials="QJ">
    <w:p w14:paraId="09BE1E2A" w14:textId="6F8D0BCB" w:rsidR="00BC4AB9" w:rsidRDefault="00BC4AB9">
      <w:pPr>
        <w:pStyle w:val="Commentaire"/>
      </w:pPr>
      <w:r>
        <w:rPr>
          <w:rStyle w:val="Marquedecommentaire"/>
        </w:rPr>
        <w:annotationRef/>
      </w:r>
      <w:r>
        <w:t>significtion ?</w:t>
      </w:r>
    </w:p>
  </w:comment>
  <w:comment w:id="109" w:author="Queyrel Julien" w:date="2023-09-22T17:21:00Z" w:initials="QJ">
    <w:p w14:paraId="110A645C" w14:textId="12A03E6F" w:rsidR="00BC4AB9" w:rsidRDefault="00BC4AB9">
      <w:pPr>
        <w:pStyle w:val="Commentaire"/>
      </w:pPr>
      <w:r>
        <w:rPr>
          <w:rStyle w:val="Marquedecommentaire"/>
        </w:rPr>
        <w:annotationRef/>
      </w:r>
      <w:r>
        <w:t>toujours commenter les résultats / figure</w:t>
      </w:r>
    </w:p>
  </w:comment>
  <w:comment w:id="110" w:author="Queyrel Julien" w:date="2023-09-22T17:23:00Z" w:initials="QJ">
    <w:p w14:paraId="1CE35392" w14:textId="77777777" w:rsidR="00BC4AB9" w:rsidRDefault="00BC4AB9">
      <w:pPr>
        <w:pStyle w:val="Commentaire"/>
      </w:pPr>
      <w:r>
        <w:rPr>
          <w:rStyle w:val="Marquedecommentaire"/>
        </w:rPr>
        <w:annotationRef/>
      </w:r>
      <w:r>
        <w:t>les citer. Il y a un article de Martin Rytir sur ce traitement de la scinti en zone polarie</w:t>
      </w:r>
    </w:p>
    <w:p w14:paraId="092C1FF7" w14:textId="77777777" w:rsidR="00BC4AB9" w:rsidRDefault="00BC4AB9">
      <w:pPr>
        <w:pStyle w:val="Commentaire"/>
      </w:pPr>
    </w:p>
    <w:p w14:paraId="2887DD60" w14:textId="1638EE36" w:rsidR="00BC4AB9" w:rsidRPr="00A005B6" w:rsidRDefault="00BC4AB9">
      <w:pPr>
        <w:pStyle w:val="Commentaire"/>
        <w:rPr>
          <w:lang w:val="en-GB"/>
        </w:rPr>
      </w:pPr>
      <w:r w:rsidRPr="00A005B6">
        <w:rPr>
          <w:lang w:val="en-GB"/>
        </w:rPr>
        <w:t>M. Rytir, ‘Clear-air scintillation and multipath for low-elevation high-latitude satellite communication links’, in 2015 9th European Conference on Antennas and Propagation (EuCAP), 2015, pp. 1–5.</w:t>
      </w:r>
    </w:p>
  </w:comment>
  <w:comment w:id="120" w:author="Queyrel Julien" w:date="2023-09-22T17:27:00Z" w:initials="QJ">
    <w:p w14:paraId="22F4FA68" w14:textId="67932DED" w:rsidR="00BC4AB9" w:rsidRDefault="00BC4AB9">
      <w:pPr>
        <w:pStyle w:val="Commentaire"/>
      </w:pPr>
      <w:r>
        <w:rPr>
          <w:rStyle w:val="Marquedecommentaire"/>
        </w:rPr>
        <w:annotationRef/>
      </w:r>
      <w:r>
        <w:t>il ne faudrait pas se contenter de le dire, mais de le montrer via des exemples (courbes, ccdfs…)</w:t>
      </w:r>
    </w:p>
  </w:comment>
  <w:comment w:id="129" w:author="Queyrel Julien" w:date="2023-09-22T17:29:00Z" w:initials="QJ">
    <w:p w14:paraId="34E20DBD" w14:textId="09DCED74" w:rsidR="00BC4AB9" w:rsidRDefault="00BC4AB9">
      <w:pPr>
        <w:pStyle w:val="Commentaire"/>
      </w:pPr>
      <w:r>
        <w:rPr>
          <w:rStyle w:val="Marquedecommentaire"/>
        </w:rPr>
        <w:annotationRef/>
      </w:r>
      <w:r>
        <w:t>reformuler, préciser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258B9D" w15:done="0"/>
  <w15:commentEx w15:paraId="4369E079" w15:done="0"/>
  <w15:commentEx w15:paraId="4FD56503" w15:done="0"/>
  <w15:commentEx w15:paraId="489102E0" w15:done="0"/>
  <w15:commentEx w15:paraId="7E281C98" w15:done="0"/>
  <w15:commentEx w15:paraId="2C0CC0B7" w15:done="0"/>
  <w15:commentEx w15:paraId="63DDEF86" w15:done="0"/>
  <w15:commentEx w15:paraId="204DD441" w15:done="0"/>
  <w15:commentEx w15:paraId="55582581" w15:done="0"/>
  <w15:commentEx w15:paraId="1460FE0F" w15:done="0"/>
  <w15:commentEx w15:paraId="4BB969F9" w15:done="0"/>
  <w15:commentEx w15:paraId="21EADB0D" w15:done="0"/>
  <w15:commentEx w15:paraId="135FF98C" w15:done="0"/>
  <w15:commentEx w15:paraId="6A52A402" w15:done="0"/>
  <w15:commentEx w15:paraId="1705BF81" w15:done="0"/>
  <w15:commentEx w15:paraId="6A7F2E00" w15:done="0"/>
  <w15:commentEx w15:paraId="7EF8E700" w15:done="0"/>
  <w15:commentEx w15:paraId="59654951" w15:done="0"/>
  <w15:commentEx w15:paraId="628E6E6D" w15:done="0"/>
  <w15:commentEx w15:paraId="115D64EC" w15:done="0"/>
  <w15:commentEx w15:paraId="33CB600A" w15:done="0"/>
  <w15:commentEx w15:paraId="713F4AFC" w15:done="0"/>
  <w15:commentEx w15:paraId="353D5DC6" w15:done="0"/>
  <w15:commentEx w15:paraId="0DE6CD65" w15:done="0"/>
  <w15:commentEx w15:paraId="24BBDFFA" w15:done="0"/>
  <w15:commentEx w15:paraId="4BB426F5" w15:done="0"/>
  <w15:commentEx w15:paraId="60C7E2B7" w15:done="0"/>
  <w15:commentEx w15:paraId="300D2D71" w15:done="0"/>
  <w15:commentEx w15:paraId="03DF9E3B" w15:done="0"/>
  <w15:commentEx w15:paraId="75B8E998" w15:done="0"/>
  <w15:commentEx w15:paraId="7A86C493" w15:done="0"/>
  <w15:commentEx w15:paraId="5F00E92A" w15:done="0"/>
  <w15:commentEx w15:paraId="77FA972B" w15:done="0"/>
  <w15:commentEx w15:paraId="10A0EE52" w15:done="0"/>
  <w15:commentEx w15:paraId="54EBCEAF" w15:done="0"/>
  <w15:commentEx w15:paraId="05C50E79" w15:done="0"/>
  <w15:commentEx w15:paraId="5275BC62" w15:done="0"/>
  <w15:commentEx w15:paraId="498F0D79" w15:done="0"/>
  <w15:commentEx w15:paraId="09BE1E2A" w15:done="0"/>
  <w15:commentEx w15:paraId="110A645C" w15:done="0"/>
  <w15:commentEx w15:paraId="2887DD60" w15:done="0"/>
  <w15:commentEx w15:paraId="22F4FA68" w15:done="0"/>
  <w15:commentEx w15:paraId="34E20D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3B59D" w16cid:durableId="28B83546"/>
  <w16cid:commentId w16cid:paraId="28258B9D" w16cid:durableId="28B835B4"/>
  <w16cid:commentId w16cid:paraId="4369E079" w16cid:durableId="28B83502"/>
  <w16cid:commentId w16cid:paraId="4FD56503" w16cid:durableId="28B83621"/>
  <w16cid:commentId w16cid:paraId="489102E0" w16cid:durableId="28B83664"/>
  <w16cid:commentId w16cid:paraId="7E281C98" w16cid:durableId="28B83678"/>
  <w16cid:commentId w16cid:paraId="2C0CC0B7" w16cid:durableId="28B836F5"/>
  <w16cid:commentId w16cid:paraId="63DDEF86" w16cid:durableId="28B836CC"/>
  <w16cid:commentId w16cid:paraId="204DD441" w16cid:durableId="28B83704"/>
  <w16cid:commentId w16cid:paraId="55582581" w16cid:durableId="28B8373A"/>
  <w16cid:commentId w16cid:paraId="1460FE0F" w16cid:durableId="28B837B5"/>
  <w16cid:commentId w16cid:paraId="4BB969F9" w16cid:durableId="28B83A01"/>
  <w16cid:commentId w16cid:paraId="21EADB0D" w16cid:durableId="28B83A5A"/>
  <w16cid:commentId w16cid:paraId="135FF98C" w16cid:durableId="28B83AAD"/>
  <w16cid:commentId w16cid:paraId="6A52A402" w16cid:durableId="28B83B23"/>
  <w16cid:commentId w16cid:paraId="1705BF81" w16cid:durableId="28B83B3D"/>
  <w16cid:commentId w16cid:paraId="6A7F2E00" w16cid:durableId="28B83BF4"/>
  <w16cid:commentId w16cid:paraId="7EF8E700" w16cid:durableId="28B83C17"/>
  <w16cid:commentId w16cid:paraId="59654951" w16cid:durableId="28B83C35"/>
  <w16cid:commentId w16cid:paraId="628E6E6D" w16cid:durableId="28B83C74"/>
  <w16cid:commentId w16cid:paraId="115D64EC" w16cid:durableId="28B83D16"/>
  <w16cid:commentId w16cid:paraId="33CB600A" w16cid:durableId="28B83D59"/>
  <w16cid:commentId w16cid:paraId="713F4AFC" w16cid:durableId="28B83D86"/>
  <w16cid:commentId w16cid:paraId="353D5DC6" w16cid:durableId="28B83DC8"/>
  <w16cid:commentId w16cid:paraId="0DE6CD65" w16cid:durableId="28B83EAC"/>
  <w16cid:commentId w16cid:paraId="24BBDFFA" w16cid:durableId="28B83E6A"/>
  <w16cid:commentId w16cid:paraId="4BB426F5" w16cid:durableId="28B8408F"/>
  <w16cid:commentId w16cid:paraId="60C7E2B7" w16cid:durableId="28B843D3"/>
  <w16cid:commentId w16cid:paraId="300D2D71" w16cid:durableId="28B84443"/>
  <w16cid:commentId w16cid:paraId="03DF9E3B" w16cid:durableId="28B84463"/>
  <w16cid:commentId w16cid:paraId="75B8E998" w16cid:durableId="28B84529"/>
  <w16cid:commentId w16cid:paraId="7A86C493" w16cid:durableId="28B8459C"/>
  <w16cid:commentId w16cid:paraId="5F00E92A" w16cid:durableId="28B84642"/>
  <w16cid:commentId w16cid:paraId="77FA972B" w16cid:durableId="28B846FA"/>
  <w16cid:commentId w16cid:paraId="10A0EE52" w16cid:durableId="28B84722"/>
  <w16cid:commentId w16cid:paraId="54EBCEAF" w16cid:durableId="28B847DC"/>
  <w16cid:commentId w16cid:paraId="05C50E79" w16cid:durableId="28B8482E"/>
  <w16cid:commentId w16cid:paraId="5275BC62" w16cid:durableId="28B8485C"/>
  <w16cid:commentId w16cid:paraId="64020D14" w16cid:durableId="28B84B60"/>
  <w16cid:commentId w16cid:paraId="498F0D79" w16cid:durableId="28B84B71"/>
  <w16cid:commentId w16cid:paraId="09BE1E2A" w16cid:durableId="28B84B77"/>
  <w16cid:commentId w16cid:paraId="110A645C" w16cid:durableId="28B84B8B"/>
  <w16cid:commentId w16cid:paraId="2887DD60" w16cid:durableId="28B84BF5"/>
  <w16cid:commentId w16cid:paraId="22F4FA68" w16cid:durableId="28B84CFA"/>
  <w16cid:commentId w16cid:paraId="34E20DBD" w16cid:durableId="28B84D8D"/>
  <w16cid:commentId w16cid:paraId="6C6FF55E" w16cid:durableId="28B84E5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2445D" w14:textId="77777777" w:rsidR="00E36735" w:rsidRDefault="00E36735" w:rsidP="00087C4F">
      <w:pPr>
        <w:spacing w:after="0" w:line="240" w:lineRule="auto"/>
      </w:pPr>
      <w:r>
        <w:separator/>
      </w:r>
    </w:p>
  </w:endnote>
  <w:endnote w:type="continuationSeparator" w:id="0">
    <w:p w14:paraId="00EA107A" w14:textId="77777777" w:rsidR="00E36735" w:rsidRDefault="00E36735" w:rsidP="00087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61F71" w14:textId="77777777" w:rsidR="00E36735" w:rsidRDefault="00E36735" w:rsidP="00087C4F">
      <w:pPr>
        <w:spacing w:after="0" w:line="240" w:lineRule="auto"/>
      </w:pPr>
      <w:r>
        <w:separator/>
      </w:r>
    </w:p>
  </w:footnote>
  <w:footnote w:type="continuationSeparator" w:id="0">
    <w:p w14:paraId="3D235BD5" w14:textId="77777777" w:rsidR="00E36735" w:rsidRDefault="00E36735" w:rsidP="00087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07ABF"/>
    <w:multiLevelType w:val="multilevel"/>
    <w:tmpl w:val="8E7CCB12"/>
    <w:lvl w:ilvl="0">
      <w:start w:val="1"/>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D04616"/>
    <w:multiLevelType w:val="hybridMultilevel"/>
    <w:tmpl w:val="5028612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041952"/>
    <w:multiLevelType w:val="multilevel"/>
    <w:tmpl w:val="0ED09DC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C745134"/>
    <w:multiLevelType w:val="hybridMultilevel"/>
    <w:tmpl w:val="D6D0867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E1474"/>
    <w:multiLevelType w:val="hybridMultilevel"/>
    <w:tmpl w:val="4CE42D46"/>
    <w:lvl w:ilvl="0" w:tplc="0EF2DA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E4E81"/>
    <w:multiLevelType w:val="hybridMultilevel"/>
    <w:tmpl w:val="AA283CF0"/>
    <w:lvl w:ilvl="0" w:tplc="7506D602">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ED77964"/>
    <w:multiLevelType w:val="hybridMultilevel"/>
    <w:tmpl w:val="2F368256"/>
    <w:lvl w:ilvl="0" w:tplc="54C0E134">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934F14"/>
    <w:multiLevelType w:val="hybridMultilevel"/>
    <w:tmpl w:val="274E55F4"/>
    <w:lvl w:ilvl="0" w:tplc="22DA7676">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B1C98"/>
    <w:multiLevelType w:val="multilevel"/>
    <w:tmpl w:val="2DB0FED0"/>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5C51A3"/>
    <w:multiLevelType w:val="hybridMultilevel"/>
    <w:tmpl w:val="A93835DC"/>
    <w:lvl w:ilvl="0" w:tplc="9ACE3F2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E9149E7"/>
    <w:multiLevelType w:val="hybridMultilevel"/>
    <w:tmpl w:val="99A4C8E2"/>
    <w:lvl w:ilvl="0" w:tplc="07BC127C">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8"/>
  </w:num>
  <w:num w:numId="4">
    <w:abstractNumId w:val="7"/>
  </w:num>
  <w:num w:numId="5">
    <w:abstractNumId w:val="10"/>
  </w:num>
  <w:num w:numId="6">
    <w:abstractNumId w:val="4"/>
  </w:num>
  <w:num w:numId="7">
    <w:abstractNumId w:val="3"/>
  </w:num>
  <w:num w:numId="8">
    <w:abstractNumId w:val="0"/>
  </w:num>
  <w:num w:numId="9">
    <w:abstractNumId w:val="9"/>
  </w:num>
  <w:num w:numId="10">
    <w:abstractNumId w:val="5"/>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ueyrel Julien">
    <w15:presenceInfo w15:providerId="None" w15:userId="Queyrel Julien"/>
  </w15:person>
  <w15:person w15:author="Luc Frison">
    <w15:presenceInfo w15:providerId="None" w15:userId="Luc Fri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405"/>
    <w:rsid w:val="00014C60"/>
    <w:rsid w:val="00027573"/>
    <w:rsid w:val="00035078"/>
    <w:rsid w:val="000408B5"/>
    <w:rsid w:val="00067BE1"/>
    <w:rsid w:val="00072DFE"/>
    <w:rsid w:val="000815F7"/>
    <w:rsid w:val="00085384"/>
    <w:rsid w:val="00087C4F"/>
    <w:rsid w:val="000E4BFF"/>
    <w:rsid w:val="000E7472"/>
    <w:rsid w:val="000F2F91"/>
    <w:rsid w:val="00110881"/>
    <w:rsid w:val="00145C93"/>
    <w:rsid w:val="00153515"/>
    <w:rsid w:val="00153BA6"/>
    <w:rsid w:val="0017242F"/>
    <w:rsid w:val="00176966"/>
    <w:rsid w:val="00185B75"/>
    <w:rsid w:val="00186545"/>
    <w:rsid w:val="00197A53"/>
    <w:rsid w:val="001D584B"/>
    <w:rsid w:val="001E1A23"/>
    <w:rsid w:val="001F6C64"/>
    <w:rsid w:val="002036EE"/>
    <w:rsid w:val="002060A1"/>
    <w:rsid w:val="0021125A"/>
    <w:rsid w:val="002256F4"/>
    <w:rsid w:val="00235836"/>
    <w:rsid w:val="002A31AF"/>
    <w:rsid w:val="002C13D6"/>
    <w:rsid w:val="002C28B0"/>
    <w:rsid w:val="00322EB7"/>
    <w:rsid w:val="00327A78"/>
    <w:rsid w:val="00331359"/>
    <w:rsid w:val="003365D7"/>
    <w:rsid w:val="00340929"/>
    <w:rsid w:val="00354B18"/>
    <w:rsid w:val="00362405"/>
    <w:rsid w:val="0036342A"/>
    <w:rsid w:val="003842B6"/>
    <w:rsid w:val="003A40FD"/>
    <w:rsid w:val="003A7D2A"/>
    <w:rsid w:val="003B28F5"/>
    <w:rsid w:val="003B5329"/>
    <w:rsid w:val="003D26B9"/>
    <w:rsid w:val="00403E93"/>
    <w:rsid w:val="00407055"/>
    <w:rsid w:val="004136E0"/>
    <w:rsid w:val="004657AD"/>
    <w:rsid w:val="00481CD0"/>
    <w:rsid w:val="004A697B"/>
    <w:rsid w:val="004A7FB8"/>
    <w:rsid w:val="004C0E5E"/>
    <w:rsid w:val="004D1BAE"/>
    <w:rsid w:val="004D28F2"/>
    <w:rsid w:val="004E3C76"/>
    <w:rsid w:val="004E49C7"/>
    <w:rsid w:val="004F75B9"/>
    <w:rsid w:val="00503928"/>
    <w:rsid w:val="00507976"/>
    <w:rsid w:val="0051010F"/>
    <w:rsid w:val="00532DD4"/>
    <w:rsid w:val="005661FE"/>
    <w:rsid w:val="00592417"/>
    <w:rsid w:val="0059320F"/>
    <w:rsid w:val="005C049C"/>
    <w:rsid w:val="005C0825"/>
    <w:rsid w:val="005C2E44"/>
    <w:rsid w:val="005F646E"/>
    <w:rsid w:val="0061514C"/>
    <w:rsid w:val="00630FDD"/>
    <w:rsid w:val="00644010"/>
    <w:rsid w:val="00661F01"/>
    <w:rsid w:val="00664513"/>
    <w:rsid w:val="00677AFB"/>
    <w:rsid w:val="00696665"/>
    <w:rsid w:val="006A23A5"/>
    <w:rsid w:val="006B5EA9"/>
    <w:rsid w:val="006E1E29"/>
    <w:rsid w:val="006E2D12"/>
    <w:rsid w:val="006F118C"/>
    <w:rsid w:val="00711FCA"/>
    <w:rsid w:val="007144C4"/>
    <w:rsid w:val="0073427C"/>
    <w:rsid w:val="007425FA"/>
    <w:rsid w:val="007720CE"/>
    <w:rsid w:val="007B2444"/>
    <w:rsid w:val="007B6588"/>
    <w:rsid w:val="007D3134"/>
    <w:rsid w:val="007E07D1"/>
    <w:rsid w:val="007E48A6"/>
    <w:rsid w:val="007F2580"/>
    <w:rsid w:val="007F65BD"/>
    <w:rsid w:val="00815943"/>
    <w:rsid w:val="008268F1"/>
    <w:rsid w:val="00830650"/>
    <w:rsid w:val="00850321"/>
    <w:rsid w:val="00852314"/>
    <w:rsid w:val="00861EB8"/>
    <w:rsid w:val="00866F80"/>
    <w:rsid w:val="0086769C"/>
    <w:rsid w:val="0088011A"/>
    <w:rsid w:val="008866C9"/>
    <w:rsid w:val="00887947"/>
    <w:rsid w:val="0089317D"/>
    <w:rsid w:val="008B1033"/>
    <w:rsid w:val="008C2578"/>
    <w:rsid w:val="008C41D4"/>
    <w:rsid w:val="008E739F"/>
    <w:rsid w:val="008F65D2"/>
    <w:rsid w:val="008F6C9B"/>
    <w:rsid w:val="00901BC6"/>
    <w:rsid w:val="00922652"/>
    <w:rsid w:val="009324F1"/>
    <w:rsid w:val="0093635D"/>
    <w:rsid w:val="00962C07"/>
    <w:rsid w:val="009656D7"/>
    <w:rsid w:val="009B325B"/>
    <w:rsid w:val="009B7E27"/>
    <w:rsid w:val="009D7F7B"/>
    <w:rsid w:val="009E6A46"/>
    <w:rsid w:val="009F2FE2"/>
    <w:rsid w:val="00A005B6"/>
    <w:rsid w:val="00A057D2"/>
    <w:rsid w:val="00A05959"/>
    <w:rsid w:val="00A173F8"/>
    <w:rsid w:val="00A431DB"/>
    <w:rsid w:val="00A631D5"/>
    <w:rsid w:val="00A748E4"/>
    <w:rsid w:val="00A95FDE"/>
    <w:rsid w:val="00AB3230"/>
    <w:rsid w:val="00AC691E"/>
    <w:rsid w:val="00AE5F91"/>
    <w:rsid w:val="00B30C19"/>
    <w:rsid w:val="00B80719"/>
    <w:rsid w:val="00B91225"/>
    <w:rsid w:val="00B934D7"/>
    <w:rsid w:val="00BA263B"/>
    <w:rsid w:val="00BC49AE"/>
    <w:rsid w:val="00BC4AB9"/>
    <w:rsid w:val="00C25F7A"/>
    <w:rsid w:val="00C46AFB"/>
    <w:rsid w:val="00C91C88"/>
    <w:rsid w:val="00C95F07"/>
    <w:rsid w:val="00CA267B"/>
    <w:rsid w:val="00CB2725"/>
    <w:rsid w:val="00CB686A"/>
    <w:rsid w:val="00CC0197"/>
    <w:rsid w:val="00CC7F8A"/>
    <w:rsid w:val="00CE1C47"/>
    <w:rsid w:val="00D20DCD"/>
    <w:rsid w:val="00D3654C"/>
    <w:rsid w:val="00D370C3"/>
    <w:rsid w:val="00D47BA1"/>
    <w:rsid w:val="00D908C1"/>
    <w:rsid w:val="00DB67D4"/>
    <w:rsid w:val="00DC2751"/>
    <w:rsid w:val="00DD2281"/>
    <w:rsid w:val="00DD2C62"/>
    <w:rsid w:val="00E31963"/>
    <w:rsid w:val="00E36735"/>
    <w:rsid w:val="00E4541B"/>
    <w:rsid w:val="00E459F1"/>
    <w:rsid w:val="00E559E1"/>
    <w:rsid w:val="00E60BD2"/>
    <w:rsid w:val="00E6683A"/>
    <w:rsid w:val="00EA0544"/>
    <w:rsid w:val="00EA0FBE"/>
    <w:rsid w:val="00EB780B"/>
    <w:rsid w:val="00EC18EC"/>
    <w:rsid w:val="00EC558E"/>
    <w:rsid w:val="00ED2C51"/>
    <w:rsid w:val="00ED743B"/>
    <w:rsid w:val="00EE1B88"/>
    <w:rsid w:val="00EF5766"/>
    <w:rsid w:val="00F057F4"/>
    <w:rsid w:val="00F13B50"/>
    <w:rsid w:val="00F359AD"/>
    <w:rsid w:val="00F40D4A"/>
    <w:rsid w:val="00F6546C"/>
    <w:rsid w:val="00FB6E36"/>
    <w:rsid w:val="00FB768D"/>
    <w:rsid w:val="00FD57BB"/>
    <w:rsid w:val="00FF62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C251F"/>
  <w15:chartTrackingRefBased/>
  <w15:docId w15:val="{75405CB4-68F7-48C9-BDBE-E7495504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62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91C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1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865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2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240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6240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91C8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91C8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C91C88"/>
    <w:pPr>
      <w:ind w:left="720"/>
      <w:contextualSpacing/>
    </w:pPr>
  </w:style>
  <w:style w:type="paragraph" w:styleId="Lgende">
    <w:name w:val="caption"/>
    <w:basedOn w:val="Normal"/>
    <w:next w:val="Normal"/>
    <w:uiPriority w:val="35"/>
    <w:unhideWhenUsed/>
    <w:qFormat/>
    <w:rsid w:val="00711FCA"/>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185B75"/>
    <w:rPr>
      <w:color w:val="808080"/>
    </w:rPr>
  </w:style>
  <w:style w:type="paragraph" w:styleId="En-tte">
    <w:name w:val="header"/>
    <w:basedOn w:val="Normal"/>
    <w:link w:val="En-tteCar"/>
    <w:uiPriority w:val="99"/>
    <w:unhideWhenUsed/>
    <w:rsid w:val="00087C4F"/>
    <w:pPr>
      <w:tabs>
        <w:tab w:val="center" w:pos="4703"/>
        <w:tab w:val="right" w:pos="9406"/>
      </w:tabs>
      <w:spacing w:after="0" w:line="240" w:lineRule="auto"/>
    </w:pPr>
  </w:style>
  <w:style w:type="character" w:customStyle="1" w:styleId="En-tteCar">
    <w:name w:val="En-tête Car"/>
    <w:basedOn w:val="Policepardfaut"/>
    <w:link w:val="En-tte"/>
    <w:uiPriority w:val="99"/>
    <w:rsid w:val="00087C4F"/>
  </w:style>
  <w:style w:type="paragraph" w:styleId="Pieddepage">
    <w:name w:val="footer"/>
    <w:basedOn w:val="Normal"/>
    <w:link w:val="PieddepageCar"/>
    <w:uiPriority w:val="99"/>
    <w:unhideWhenUsed/>
    <w:rsid w:val="00087C4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87C4F"/>
  </w:style>
  <w:style w:type="table" w:styleId="Grilledutableau">
    <w:name w:val="Table Grid"/>
    <w:basedOn w:val="TableauNormal"/>
    <w:uiPriority w:val="39"/>
    <w:rsid w:val="00403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403E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42"/>
    <w:rsid w:val="00403E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403E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186545"/>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89317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317D"/>
    <w:rPr>
      <w:rFonts w:ascii="Segoe UI" w:hAnsi="Segoe UI" w:cs="Segoe UI"/>
      <w:sz w:val="18"/>
      <w:szCs w:val="18"/>
    </w:rPr>
  </w:style>
  <w:style w:type="paragraph" w:styleId="Bibliographie">
    <w:name w:val="Bibliography"/>
    <w:basedOn w:val="Normal"/>
    <w:next w:val="Normal"/>
    <w:uiPriority w:val="37"/>
    <w:unhideWhenUsed/>
    <w:rsid w:val="00852314"/>
  </w:style>
  <w:style w:type="character" w:styleId="Marquedecommentaire">
    <w:name w:val="annotation reference"/>
    <w:basedOn w:val="Policepardfaut"/>
    <w:uiPriority w:val="99"/>
    <w:semiHidden/>
    <w:unhideWhenUsed/>
    <w:rsid w:val="00197A53"/>
    <w:rPr>
      <w:sz w:val="16"/>
      <w:szCs w:val="16"/>
    </w:rPr>
  </w:style>
  <w:style w:type="paragraph" w:styleId="Commentaire">
    <w:name w:val="annotation text"/>
    <w:basedOn w:val="Normal"/>
    <w:link w:val="CommentaireCar"/>
    <w:uiPriority w:val="99"/>
    <w:semiHidden/>
    <w:unhideWhenUsed/>
    <w:rsid w:val="00197A53"/>
    <w:pPr>
      <w:spacing w:line="240" w:lineRule="auto"/>
    </w:pPr>
    <w:rPr>
      <w:sz w:val="20"/>
      <w:szCs w:val="20"/>
    </w:rPr>
  </w:style>
  <w:style w:type="character" w:customStyle="1" w:styleId="CommentaireCar">
    <w:name w:val="Commentaire Car"/>
    <w:basedOn w:val="Policepardfaut"/>
    <w:link w:val="Commentaire"/>
    <w:uiPriority w:val="99"/>
    <w:semiHidden/>
    <w:rsid w:val="00197A53"/>
    <w:rPr>
      <w:sz w:val="20"/>
      <w:szCs w:val="20"/>
    </w:rPr>
  </w:style>
  <w:style w:type="paragraph" w:styleId="Objetducommentaire">
    <w:name w:val="annotation subject"/>
    <w:basedOn w:val="Commentaire"/>
    <w:next w:val="Commentaire"/>
    <w:link w:val="ObjetducommentaireCar"/>
    <w:uiPriority w:val="99"/>
    <w:semiHidden/>
    <w:unhideWhenUsed/>
    <w:rsid w:val="00197A53"/>
    <w:rPr>
      <w:b/>
      <w:bCs/>
    </w:rPr>
  </w:style>
  <w:style w:type="character" w:customStyle="1" w:styleId="ObjetducommentaireCar">
    <w:name w:val="Objet du commentaire Car"/>
    <w:basedOn w:val="CommentaireCar"/>
    <w:link w:val="Objetducommentaire"/>
    <w:uiPriority w:val="99"/>
    <w:semiHidden/>
    <w:rsid w:val="00197A53"/>
    <w:rPr>
      <w:b/>
      <w:bCs/>
      <w:sz w:val="20"/>
      <w:szCs w:val="20"/>
    </w:rPr>
  </w:style>
  <w:style w:type="paragraph" w:styleId="En-ttedetabledesmatires">
    <w:name w:val="TOC Heading"/>
    <w:basedOn w:val="Titre1"/>
    <w:next w:val="Normal"/>
    <w:uiPriority w:val="39"/>
    <w:unhideWhenUsed/>
    <w:qFormat/>
    <w:rsid w:val="00C46AFB"/>
    <w:pPr>
      <w:outlineLvl w:val="9"/>
    </w:pPr>
    <w:rPr>
      <w:lang w:val="en-US"/>
    </w:rPr>
  </w:style>
  <w:style w:type="paragraph" w:styleId="TM1">
    <w:name w:val="toc 1"/>
    <w:basedOn w:val="Normal"/>
    <w:next w:val="Normal"/>
    <w:autoRedefine/>
    <w:uiPriority w:val="39"/>
    <w:unhideWhenUsed/>
    <w:rsid w:val="00C46AFB"/>
    <w:pPr>
      <w:spacing w:after="100"/>
    </w:pPr>
  </w:style>
  <w:style w:type="paragraph" w:styleId="TM2">
    <w:name w:val="toc 2"/>
    <w:basedOn w:val="Normal"/>
    <w:next w:val="Normal"/>
    <w:autoRedefine/>
    <w:uiPriority w:val="39"/>
    <w:unhideWhenUsed/>
    <w:rsid w:val="00C46AFB"/>
    <w:pPr>
      <w:spacing w:after="100"/>
      <w:ind w:left="220"/>
    </w:pPr>
  </w:style>
  <w:style w:type="paragraph" w:styleId="TM3">
    <w:name w:val="toc 3"/>
    <w:basedOn w:val="Normal"/>
    <w:next w:val="Normal"/>
    <w:autoRedefine/>
    <w:uiPriority w:val="39"/>
    <w:unhideWhenUsed/>
    <w:rsid w:val="00C46AFB"/>
    <w:pPr>
      <w:spacing w:after="100"/>
      <w:ind w:left="440"/>
    </w:pPr>
  </w:style>
  <w:style w:type="character" w:styleId="Lienhypertexte">
    <w:name w:val="Hyperlink"/>
    <w:basedOn w:val="Policepardfaut"/>
    <w:uiPriority w:val="99"/>
    <w:unhideWhenUsed/>
    <w:rsid w:val="00C46A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18421">
      <w:bodyDiv w:val="1"/>
      <w:marLeft w:val="0"/>
      <w:marRight w:val="0"/>
      <w:marTop w:val="0"/>
      <w:marBottom w:val="0"/>
      <w:divBdr>
        <w:top w:val="none" w:sz="0" w:space="0" w:color="auto"/>
        <w:left w:val="none" w:sz="0" w:space="0" w:color="auto"/>
        <w:bottom w:val="none" w:sz="0" w:space="0" w:color="auto"/>
        <w:right w:val="none" w:sz="0" w:space="0" w:color="auto"/>
      </w:divBdr>
    </w:div>
    <w:div w:id="1628201763">
      <w:bodyDiv w:val="1"/>
      <w:marLeft w:val="0"/>
      <w:marRight w:val="0"/>
      <w:marTop w:val="0"/>
      <w:marBottom w:val="0"/>
      <w:divBdr>
        <w:top w:val="none" w:sz="0" w:space="0" w:color="auto"/>
        <w:left w:val="none" w:sz="0" w:space="0" w:color="auto"/>
        <w:bottom w:val="none" w:sz="0" w:space="0" w:color="auto"/>
        <w:right w:val="none" w:sz="0" w:space="0" w:color="auto"/>
      </w:divBdr>
    </w:div>
    <w:div w:id="193162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Feuil1!$C$9</c:f>
              <c:strCache>
                <c:ptCount val="1"/>
                <c:pt idx="0">
                  <c:v>Précipitation </c:v>
                </c:pt>
              </c:strCache>
            </c:strRef>
          </c:tx>
          <c:spPr>
            <a:solidFill>
              <a:schemeClr val="accent1"/>
            </a:solidFill>
            <a:ln>
              <a:noFill/>
            </a:ln>
            <a:effectLst/>
          </c:spPr>
          <c:invertIfNegative val="0"/>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Feuil1!$C$10:$C$21</c:f>
              <c:numCache>
                <c:formatCode>General</c:formatCode>
                <c:ptCount val="12"/>
                <c:pt idx="0">
                  <c:v>48.8</c:v>
                </c:pt>
                <c:pt idx="1">
                  <c:v>43.2</c:v>
                </c:pt>
                <c:pt idx="2">
                  <c:v>47.1</c:v>
                </c:pt>
                <c:pt idx="3">
                  <c:v>32.6</c:v>
                </c:pt>
                <c:pt idx="4">
                  <c:v>28.8</c:v>
                </c:pt>
                <c:pt idx="5">
                  <c:v>31</c:v>
                </c:pt>
                <c:pt idx="6">
                  <c:v>45.9</c:v>
                </c:pt>
                <c:pt idx="7">
                  <c:v>54.7</c:v>
                </c:pt>
                <c:pt idx="8">
                  <c:v>57.7</c:v>
                </c:pt>
                <c:pt idx="9">
                  <c:v>54.7</c:v>
                </c:pt>
                <c:pt idx="10">
                  <c:v>55</c:v>
                </c:pt>
                <c:pt idx="11">
                  <c:v>52.3</c:v>
                </c:pt>
              </c:numCache>
            </c:numRef>
          </c:val>
          <c:extLst>
            <c:ext xmlns:c16="http://schemas.microsoft.com/office/drawing/2014/chart" uri="{C3380CC4-5D6E-409C-BE32-E72D297353CC}">
              <c16:uniqueId val="{00000000-864A-45C1-B01B-051D65F58BF5}"/>
            </c:ext>
          </c:extLst>
        </c:ser>
        <c:dLbls>
          <c:showLegendKey val="0"/>
          <c:showVal val="0"/>
          <c:showCatName val="0"/>
          <c:showSerName val="0"/>
          <c:showPercent val="0"/>
          <c:showBubbleSize val="0"/>
        </c:dLbls>
        <c:gapWidth val="219"/>
        <c:overlap val="-27"/>
        <c:axId val="581737888"/>
        <c:axId val="581744776"/>
      </c:barChart>
      <c:lineChart>
        <c:grouping val="stacked"/>
        <c:varyColors val="0"/>
        <c:ser>
          <c:idx val="1"/>
          <c:order val="1"/>
          <c:tx>
            <c:strRef>
              <c:f>Feuil1!$D$9</c:f>
              <c:strCache>
                <c:ptCount val="1"/>
                <c:pt idx="0">
                  <c:v>Température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Feuil1!$D$10:$D$21</c:f>
              <c:numCache>
                <c:formatCode>General</c:formatCode>
                <c:ptCount val="12"/>
                <c:pt idx="0">
                  <c:v>-14.909999999999968</c:v>
                </c:pt>
                <c:pt idx="1">
                  <c:v>-15.399999999999977</c:v>
                </c:pt>
                <c:pt idx="2">
                  <c:v>-15.25</c:v>
                </c:pt>
                <c:pt idx="3">
                  <c:v>-11.729999999999961</c:v>
                </c:pt>
                <c:pt idx="4">
                  <c:v>-4.6899999999999977</c:v>
                </c:pt>
                <c:pt idx="5">
                  <c:v>0.62000000000000455</c:v>
                </c:pt>
                <c:pt idx="6">
                  <c:v>0.67000000000001592</c:v>
                </c:pt>
                <c:pt idx="7">
                  <c:v>2.7800000000000296</c:v>
                </c:pt>
                <c:pt idx="8">
                  <c:v>-0.56999999999999318</c:v>
                </c:pt>
                <c:pt idx="9">
                  <c:v>-6.0699999999999932</c:v>
                </c:pt>
                <c:pt idx="10">
                  <c:v>-10.149999999999977</c:v>
                </c:pt>
                <c:pt idx="11">
                  <c:v>-13.189999999999998</c:v>
                </c:pt>
              </c:numCache>
            </c:numRef>
          </c:val>
          <c:smooth val="0"/>
          <c:extLst>
            <c:ext xmlns:c16="http://schemas.microsoft.com/office/drawing/2014/chart" uri="{C3380CC4-5D6E-409C-BE32-E72D297353CC}">
              <c16:uniqueId val="{00000001-864A-45C1-B01B-051D65F58BF5}"/>
            </c:ext>
          </c:extLst>
        </c:ser>
        <c:dLbls>
          <c:showLegendKey val="0"/>
          <c:showVal val="0"/>
          <c:showCatName val="0"/>
          <c:showSerName val="0"/>
          <c:showPercent val="0"/>
          <c:showBubbleSize val="0"/>
        </c:dLbls>
        <c:marker val="1"/>
        <c:smooth val="0"/>
        <c:axId val="581734280"/>
        <c:axId val="581732312"/>
        <c:extLst>
          <c:ext xmlns:c15="http://schemas.microsoft.com/office/drawing/2012/chart" uri="{02D57815-91ED-43cb-92C2-25804820EDAC}">
            <c15:filteredLineSeries>
              <c15:ser>
                <c:idx val="2"/>
                <c:order val="2"/>
                <c:tx>
                  <c:strRef>
                    <c:extLst>
                      <c:ext uri="{02D57815-91ED-43cb-92C2-25804820EDAC}">
                        <c15:formulaRef>
                          <c15:sqref>Feuil1!$E$9</c15:sqref>
                        </c15:formulaRef>
                      </c:ext>
                    </c:extLst>
                    <c:strCache>
                      <c:ptCount val="1"/>
                      <c:pt idx="0">
                        <c:v>T0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extLst>
                      <c:ext uri="{02D57815-91ED-43cb-92C2-25804820EDAC}">
                        <c15:formulaRef>
                          <c15:sqref>Feuil1!$E$10:$E$21</c15:sqref>
                        </c15:formulaRef>
                      </c:ext>
                    </c:extLst>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smooth val="0"/>
                <c:extLst>
                  <c:ext xmlns:c16="http://schemas.microsoft.com/office/drawing/2014/chart" uri="{C3380CC4-5D6E-409C-BE32-E72D297353CC}">
                    <c16:uniqueId val="{00000002-864A-45C1-B01B-051D65F58BF5}"/>
                  </c:ext>
                </c:extLst>
              </c15:ser>
            </c15:filteredLineSeries>
          </c:ext>
        </c:extLst>
      </c:lineChart>
      <c:catAx>
        <c:axId val="58173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44776"/>
        <c:crosses val="autoZero"/>
        <c:auto val="1"/>
        <c:lblAlgn val="ctr"/>
        <c:lblOffset val="100"/>
        <c:noMultiLvlLbl val="0"/>
      </c:catAx>
      <c:valAx>
        <c:axId val="58174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Précipitations</a:t>
                </a:r>
                <a:r>
                  <a:rPr lang="en-US" baseline="0"/>
                  <a:t> totales (mm)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7888"/>
        <c:crosses val="autoZero"/>
        <c:crossBetween val="between"/>
      </c:valAx>
      <c:valAx>
        <c:axId val="58173231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Température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4280"/>
        <c:crosses val="max"/>
        <c:crossBetween val="between"/>
        <c:minorUnit val="4"/>
      </c:valAx>
      <c:catAx>
        <c:axId val="581734280"/>
        <c:scaling>
          <c:orientation val="minMax"/>
        </c:scaling>
        <c:delete val="1"/>
        <c:axPos val="b"/>
        <c:numFmt formatCode="General" sourceLinked="1"/>
        <c:majorTickMark val="out"/>
        <c:minorTickMark val="none"/>
        <c:tickLblPos val="nextTo"/>
        <c:crossAx val="581732312"/>
        <c:crossesAt val="0"/>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5442E348-130F-4D2A-B4AF-00C2DD419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22</Pages>
  <Words>14110</Words>
  <Characters>80432</Characters>
  <Application>Microsoft Office Word</Application>
  <DocSecurity>0</DocSecurity>
  <Lines>670</Lines>
  <Paragraphs>188</Paragraphs>
  <ScaleCrop>false</ScaleCrop>
  <HeadingPairs>
    <vt:vector size="2" baseType="variant">
      <vt:variant>
        <vt:lpstr>Titre</vt:lpstr>
      </vt:variant>
      <vt:variant>
        <vt:i4>1</vt:i4>
      </vt:variant>
    </vt:vector>
  </HeadingPairs>
  <TitlesOfParts>
    <vt:vector size="1" baseType="lpstr">
      <vt:lpstr/>
    </vt:vector>
  </TitlesOfParts>
  <Company>Onera</Company>
  <LinksUpToDate>false</LinksUpToDate>
  <CharactersWithSpaces>94354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Frison</dc:creator>
  <cp:keywords/>
  <dc:description/>
  <cp:lastModifiedBy>Luc Frison</cp:lastModifiedBy>
  <cp:revision>12</cp:revision>
  <dcterms:created xsi:type="dcterms:W3CDTF">2023-09-22T13:53:00Z</dcterms:created>
  <dcterms:modified xsi:type="dcterms:W3CDTF">2023-10-02T09:48:00Z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id="vNQJRFjn"/&gt;&lt;style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